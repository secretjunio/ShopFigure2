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173" w:rsidRDefault="00EF1160" w:rsidP="00EF1160">
      <w:pPr>
        <w:ind w:right="1180" w:firstLine="15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ỦY BAN NHÂN DÂN THÀNH PHỐ HỒ CHÍ MINH</w:t>
      </w:r>
    </w:p>
    <w:p w:rsidR="002B0173" w:rsidRDefault="00EF1160">
      <w:pP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rsidR="002B0173" w:rsidRDefault="00EF1160" w:rsidP="00EF1160">
      <w:pPr>
        <w:spacing w:before="300" w:after="300"/>
        <w:ind w:left="720" w:right="1180" w:firstLine="153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2990850" cy="1628775"/>
            <wp:effectExtent l="0" t="0" r="0" b="0"/>
            <wp:docPr id="2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
                    <a:srcRect/>
                    <a:stretch>
                      <a:fillRect/>
                    </a:stretch>
                  </pic:blipFill>
                  <pic:spPr>
                    <a:xfrm>
                      <a:off x="0" y="0"/>
                      <a:ext cx="2990850" cy="1628775"/>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rsidP="00EF1160">
      <w:pPr>
        <w:spacing w:before="300" w:after="300"/>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NGHỆ PHẦN MỀM</w:t>
      </w:r>
    </w:p>
    <w:p w:rsidR="002B0173" w:rsidRDefault="00EF1160">
      <w:pPr>
        <w:spacing w:before="300" w:after="300"/>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300" w:after="300"/>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300" w:after="300"/>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w:t>
      </w:r>
    </w:p>
    <w:p w:rsidR="002B0173" w:rsidRDefault="00EF1160">
      <w:pPr>
        <w:spacing w:before="300" w:after="300"/>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300" w:after="300"/>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HỆ THỐNG WEBSITE  QUẢN LÝ CỬA HÀNG FIGURE </w:t>
      </w:r>
    </w:p>
    <w:p w:rsidR="002B0173" w:rsidRDefault="00EF1160">
      <w:pPr>
        <w:spacing w:before="300" w:after="300"/>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300" w:after="300"/>
        <w:ind w:right="1180" w:firstLine="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thành viên trong nhóm:</w:t>
      </w:r>
    </w:p>
    <w:p w:rsidR="002B0173" w:rsidRDefault="00EF1160">
      <w:pPr>
        <w:spacing w:before="300" w:after="300"/>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300" w:after="300"/>
        <w:ind w:left="840" w:right="118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Nguyễn Vũ Phi Trường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3118410458</w:t>
      </w:r>
    </w:p>
    <w:p w:rsidR="002B0173" w:rsidRDefault="00EF1160">
      <w:pPr>
        <w:spacing w:before="300" w:after="300"/>
        <w:ind w:left="840" w:right="118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Vũ Văn Thiên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3118410046</w:t>
      </w:r>
    </w:p>
    <w:p w:rsidR="002B0173" w:rsidRDefault="00EF1160">
      <w:pPr>
        <w:spacing w:before="300" w:after="300"/>
        <w:ind w:left="840" w:right="118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3. Lê Thạc Đạt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BB6B49">
        <w:rPr>
          <w:rFonts w:ascii="Times New Roman" w:eastAsia="Times New Roman" w:hAnsi="Times New Roman" w:cs="Times New Roman"/>
          <w:b/>
          <w:sz w:val="28"/>
          <w:szCs w:val="28"/>
        </w:rPr>
        <w:t>3118410071</w:t>
      </w:r>
      <w:bookmarkStart w:id="0" w:name="_GoBack"/>
      <w:bookmarkEnd w:id="0"/>
    </w:p>
    <w:p w:rsidR="00EF1160" w:rsidRDefault="00EF1160">
      <w:pPr>
        <w:spacing w:before="300" w:after="300"/>
        <w:ind w:left="840" w:right="118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4.Nguyễn Cao Huy Hùng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3118410142</w:t>
      </w:r>
    </w:p>
    <w:p w:rsidR="00EF1160" w:rsidRDefault="00EF1160">
      <w:pPr>
        <w:spacing w:before="300" w:after="300"/>
        <w:ind w:left="840" w:right="118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5.Đặng Hải Long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3118410233</w:t>
      </w:r>
    </w:p>
    <w:p w:rsidR="002B0173" w:rsidRDefault="00EF1160">
      <w:pPr>
        <w:ind w:left="-283"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rsidR="002B0173" w:rsidRDefault="002B0173">
      <w:pPr>
        <w:ind w:right="1180"/>
        <w:jc w:val="center"/>
        <w:rPr>
          <w:rFonts w:ascii="Times New Roman" w:eastAsia="Times New Roman" w:hAnsi="Times New Roman" w:cs="Times New Roman"/>
          <w:b/>
          <w:sz w:val="28"/>
          <w:szCs w:val="28"/>
        </w:rPr>
      </w:pPr>
    </w:p>
    <w:p w:rsidR="002B0173" w:rsidRDefault="002B0173">
      <w:pPr>
        <w:ind w:right="1180"/>
        <w:jc w:val="center"/>
        <w:rPr>
          <w:rFonts w:ascii="Times New Roman" w:eastAsia="Times New Roman" w:hAnsi="Times New Roman" w:cs="Times New Roman"/>
          <w:b/>
          <w:sz w:val="28"/>
          <w:szCs w:val="28"/>
        </w:rPr>
      </w:pPr>
    </w:p>
    <w:p w:rsidR="002B0173" w:rsidRDefault="00EF1160">
      <w:pPr>
        <w:numPr>
          <w:ilvl w:val="0"/>
          <w:numId w:val="15"/>
        </w:numPr>
        <w:spacing w:line="288" w:lineRule="auto"/>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p w:rsidR="002B0173" w:rsidRDefault="00EF1160">
      <w:pPr>
        <w:tabs>
          <w:tab w:val="left" w:pos="420"/>
        </w:tabs>
        <w:ind w:right="1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sz w:val="28"/>
          <w:szCs w:val="28"/>
        </w:rPr>
        <w:t>Xây dựng một hệ thống quản lý Shop Figure</w:t>
      </w:r>
    </w:p>
    <w:p w:rsidR="002B0173" w:rsidRDefault="00EF1160">
      <w:pPr>
        <w:tabs>
          <w:tab w:val="left" w:pos="420"/>
        </w:tabs>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Hệ thống hàng đồ chơi figure là một website cung cấp cho người sử dụng và người quản lý những chức năng cần thiết để tiến hành giao dịch, quản lý sự hoạt động cũng như theo dõi tình hình phát triển của website bán Mô hình đồ chơi.</w:t>
      </w:r>
    </w:p>
    <w:p w:rsidR="002B0173" w:rsidRDefault="00EF1160">
      <w:pPr>
        <w:tabs>
          <w:tab w:val="left" w:pos="420"/>
        </w:tabs>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Đối với các nhân viên, là người tiếp nhận đơn hàng do người quản lý chuyển đến, xử lý xác nhận thanh toán đơn hàng, thực hiện  và xác nhận việc giao hàng đã hoàn tất.</w:t>
      </w:r>
    </w:p>
    <w:p w:rsidR="002B0173" w:rsidRDefault="00EF1160">
      <w:pPr>
        <w:tabs>
          <w:tab w:val="left" w:pos="420"/>
        </w:tabs>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Đối với khách hàng, hệ thống cho phép xem thông tin về các sản phẩm của cửa hàng, khách hàng có thể chọn sản phẩm trên website đưa vào giỏ hàng và tiến hàng giao dịch mua bán. Khách hàng có thể thanh toán bàn một trong các hình thức thanh toán như: thanh toán khi nhận hàng, quan ví điện tử, qua ngân hàng,..</w:t>
      </w:r>
    </w:p>
    <w:p w:rsidR="002B0173" w:rsidRDefault="002B0173">
      <w:pPr>
        <w:tabs>
          <w:tab w:val="left" w:pos="420"/>
        </w:tabs>
        <w:ind w:right="1180"/>
        <w:jc w:val="both"/>
        <w:rPr>
          <w:rFonts w:ascii="Times New Roman" w:eastAsia="Times New Roman" w:hAnsi="Times New Roman" w:cs="Times New Roman"/>
          <w:sz w:val="28"/>
          <w:szCs w:val="28"/>
        </w:rPr>
      </w:pPr>
    </w:p>
    <w:p w:rsidR="002B0173" w:rsidRDefault="00EF1160">
      <w:pPr>
        <w:numPr>
          <w:ilvl w:val="0"/>
          <w:numId w:val="16"/>
        </w:numPr>
        <w:spacing w:line="312" w:lineRule="auto"/>
        <w:ind w:left="835"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của phần mềm:</w:t>
      </w:r>
    </w:p>
    <w:p w:rsidR="002B0173" w:rsidRDefault="00EF1160">
      <w:pPr>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Giảm khối lượng ghi chép nhằm lưu trữ thông tin. </w:t>
      </w:r>
    </w:p>
    <w:p w:rsidR="002B0173" w:rsidRDefault="00EF1160">
      <w:pPr>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Cập nhật dữ liệu nhanh chóng, chính xác và kịp thời. </w:t>
      </w:r>
    </w:p>
    <w:p w:rsidR="002B0173" w:rsidRDefault="00EF1160">
      <w:pPr>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Thống kê được số lượng hàng hoá nhập xuất, thu chi và tình hình doanh thu của cửa hàng. </w:t>
      </w:r>
    </w:p>
    <w:p w:rsidR="002B0173" w:rsidRDefault="00EF1160">
      <w:pPr>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Tự động in các hoá đơn cần thiết như: phiếu yêu cầu nhập hàng, hoá đơn nhập hàng, phiếu thu, phiếu chi. </w:t>
      </w:r>
    </w:p>
    <w:p w:rsidR="002B0173" w:rsidRDefault="00EF1160">
      <w:pPr>
        <w:ind w:right="1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Có khả năng lưu trữ thông tin lâu dài, đảm bảo truy vấn nhanh khi cần thiết</w:t>
      </w:r>
    </w:p>
    <w:p w:rsidR="002B0173" w:rsidRDefault="002B0173">
      <w:pPr>
        <w:ind w:right="1180"/>
        <w:jc w:val="both"/>
        <w:rPr>
          <w:rFonts w:ascii="Times New Roman" w:eastAsia="Times New Roman" w:hAnsi="Times New Roman" w:cs="Times New Roman"/>
          <w:sz w:val="28"/>
          <w:szCs w:val="28"/>
        </w:rPr>
      </w:pPr>
    </w:p>
    <w:p w:rsidR="002B0173" w:rsidRDefault="00EF1160">
      <w:pPr>
        <w:numPr>
          <w:ilvl w:val="0"/>
          <w:numId w:val="15"/>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 các thành phần của hệ thống</w:t>
      </w:r>
    </w:p>
    <w:p w:rsidR="002B0173" w:rsidRDefault="00EF1160">
      <w:pPr>
        <w:numPr>
          <w:ilvl w:val="0"/>
          <w:numId w:val="1"/>
        </w:numPr>
        <w:ind w:right="11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Nhân viên:</w:t>
      </w:r>
    </w:p>
    <w:p w:rsidR="002B0173" w:rsidRDefault="00EF1160">
      <w:pPr>
        <w:numPr>
          <w:ilvl w:val="1"/>
          <w:numId w:val="1"/>
        </w:numPr>
        <w:ind w:right="1180" w:firstLine="80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Quản lý</w:t>
      </w:r>
      <w:r>
        <w:rPr>
          <w:rFonts w:ascii="Times New Roman" w:eastAsia="Times New Roman" w:hAnsi="Times New Roman" w:cs="Times New Roman"/>
          <w:sz w:val="28"/>
          <w:szCs w:val="28"/>
        </w:rPr>
        <w:t xml:space="preserve">: Là người điều hành, quản lý và theo dõi hoạt động của hệ thống để </w:t>
      </w:r>
      <w:r>
        <w:rPr>
          <w:rFonts w:ascii="Times New Roman" w:eastAsia="Times New Roman" w:hAnsi="Times New Roman" w:cs="Times New Roman"/>
          <w:color w:val="070510"/>
          <w:sz w:val="28"/>
          <w:szCs w:val="28"/>
        </w:rPr>
        <w:t xml:space="preserve">nắm được tình hình mua bán, doanh thu của cửa hàng. Quản lý còn có thể khởi tạo, điều chỉnh các loại phiếu nhập xuất, tạo mới và cập nhật thông tin các loại figure, giá của từng loại figure </w:t>
      </w:r>
      <w:r>
        <w:rPr>
          <w:rFonts w:ascii="Arial" w:eastAsia="Arial" w:hAnsi="Arial" w:cs="Arial"/>
          <w:color w:val="070510"/>
          <w:sz w:val="28"/>
          <w:szCs w:val="28"/>
        </w:rPr>
        <w:t>.</w:t>
      </w:r>
    </w:p>
    <w:p w:rsidR="002B0173" w:rsidRDefault="00EF1160">
      <w:pPr>
        <w:numPr>
          <w:ilvl w:val="1"/>
          <w:numId w:val="1"/>
        </w:numPr>
        <w:ind w:right="1180" w:firstLine="80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Nhân viên xử lý đơn hàng : </w:t>
      </w:r>
      <w:r>
        <w:rPr>
          <w:rFonts w:ascii="Times New Roman" w:eastAsia="Times New Roman" w:hAnsi="Times New Roman" w:cs="Times New Roman"/>
          <w:sz w:val="28"/>
          <w:szCs w:val="28"/>
        </w:rPr>
        <w:t>Là người tiếp nhận và xử lý đơn hàng mà khách hàng đã đặt. Và thực hiện một số báo cáo thống kê bán hàng.</w:t>
      </w:r>
    </w:p>
    <w:p w:rsidR="002B0173" w:rsidRDefault="00EF1160">
      <w:pPr>
        <w:numPr>
          <w:ilvl w:val="1"/>
          <w:numId w:val="1"/>
        </w:numPr>
        <w:ind w:right="1180"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Thủ kho</w:t>
      </w:r>
      <w:r>
        <w:rPr>
          <w:rFonts w:ascii="Times New Roman" w:eastAsia="Times New Roman" w:hAnsi="Times New Roman" w:cs="Times New Roman"/>
          <w:sz w:val="28"/>
          <w:szCs w:val="28"/>
        </w:rPr>
        <w:t>:  nhập hàng từ nhà cung cấp, quản lý số lượng hàng hóa , và kiểm kê hàng tồn trong kho.</w:t>
      </w:r>
    </w:p>
    <w:p w:rsidR="002B0173" w:rsidRDefault="002B0173">
      <w:pPr>
        <w:ind w:right="1180"/>
        <w:jc w:val="both"/>
        <w:rPr>
          <w:rFonts w:ascii="Times New Roman" w:eastAsia="Times New Roman" w:hAnsi="Times New Roman" w:cs="Times New Roman"/>
          <w:sz w:val="28"/>
          <w:szCs w:val="28"/>
        </w:rPr>
      </w:pPr>
    </w:p>
    <w:p w:rsidR="002B0173" w:rsidRDefault="00EF1160">
      <w:pPr>
        <w:numPr>
          <w:ilvl w:val="0"/>
          <w:numId w:val="1"/>
        </w:numPr>
        <w:ind w:right="1180" w:firstLine="72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Khách hàng</w:t>
      </w:r>
      <w:r>
        <w:rPr>
          <w:rFonts w:ascii="Times New Roman" w:eastAsia="Times New Roman" w:hAnsi="Times New Roman" w:cs="Times New Roman"/>
          <w:b/>
          <w:sz w:val="28"/>
          <w:szCs w:val="28"/>
        </w:rPr>
        <w:t xml:space="preserve">: </w:t>
      </w:r>
    </w:p>
    <w:p w:rsidR="002B0173" w:rsidRDefault="00EF1160">
      <w:pPr>
        <w:numPr>
          <w:ilvl w:val="1"/>
          <w:numId w:val="1"/>
        </w:numPr>
        <w:ind w:right="1180" w:firstLine="79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Khách hàng bình thường</w:t>
      </w:r>
      <w:r>
        <w:rPr>
          <w:rFonts w:ascii="Times New Roman" w:eastAsia="Times New Roman" w:hAnsi="Times New Roman" w:cs="Times New Roman"/>
          <w:sz w:val="28"/>
          <w:szCs w:val="28"/>
        </w:rPr>
        <w:t>: là người giao dịch với hệ thống, khách hàng có thể xem danh sách các figure, chi tiết figure, có thể tìm kiếm, đưa các figure muốn mua vào giỏ hàng và tiến hành thanh toán, đăng ký thành viên. Khi thanh toán khách hàng cần cung cấp các thông tin  về khách hàng (họ tên, số điện thoại, email,…) thông tin giao hàng (địa chỉ, ngày giao,..). Sau khi thanh toán xong từ những thông tin mà khách hàng đã cung cấp hệ thống sẽ hỏi người dùng có muốn đăng ký thành viên không.</w:t>
      </w:r>
    </w:p>
    <w:p w:rsidR="002B0173" w:rsidRDefault="00EF1160">
      <w:pPr>
        <w:numPr>
          <w:ilvl w:val="1"/>
          <w:numId w:val="2"/>
        </w:numPr>
        <w:ind w:right="1180" w:firstLine="999"/>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Khách hàng thành viên</w:t>
      </w:r>
      <w:r>
        <w:rPr>
          <w:rFonts w:ascii="Times New Roman" w:eastAsia="Times New Roman" w:hAnsi="Times New Roman" w:cs="Times New Roman"/>
          <w:sz w:val="28"/>
          <w:szCs w:val="28"/>
        </w:rPr>
        <w:t>: ngoài những chức năng của khách hàng bình thường thì khách hàng thành viên còn có thêm một số chức năng: xem danh sách những figure mà mình đã từng mua, có thể quản lý được các đơn hàng,</w:t>
      </w:r>
    </w:p>
    <w:p w:rsidR="002B0173" w:rsidRDefault="002B0173">
      <w:pPr>
        <w:numPr>
          <w:ilvl w:val="1"/>
          <w:numId w:val="2"/>
        </w:numPr>
        <w:ind w:right="1180" w:firstLine="999"/>
        <w:jc w:val="both"/>
        <w:rPr>
          <w:rFonts w:ascii="Times New Roman" w:eastAsia="Times New Roman" w:hAnsi="Times New Roman" w:cs="Times New Roman"/>
          <w:sz w:val="28"/>
          <w:szCs w:val="28"/>
        </w:rPr>
      </w:pPr>
    </w:p>
    <w:p w:rsidR="002B0173" w:rsidRDefault="00EF1160">
      <w:pPr>
        <w:numPr>
          <w:ilvl w:val="0"/>
          <w:numId w:val="15"/>
        </w:numP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Yêu Cầu:</w:t>
      </w:r>
    </w:p>
    <w:p w:rsidR="002B0173" w:rsidRDefault="002B0173">
      <w:pPr>
        <w:ind w:right="1180"/>
        <w:rPr>
          <w:rFonts w:ascii="Times New Roman" w:eastAsia="Times New Roman" w:hAnsi="Times New Roman" w:cs="Times New Roman"/>
          <w:b/>
          <w:sz w:val="28"/>
          <w:szCs w:val="28"/>
        </w:rPr>
      </w:pPr>
    </w:p>
    <w:tbl>
      <w:tblPr>
        <w:tblStyle w:val="a"/>
        <w:tblW w:w="10680"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5"/>
        <w:gridCol w:w="2775"/>
        <w:gridCol w:w="5190"/>
      </w:tblGrid>
      <w:tr w:rsidR="002B0173">
        <w:trPr>
          <w:trHeight w:val="78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0173" w:rsidRDefault="00EF1160">
            <w:pP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0173" w:rsidRDefault="00EF1160">
            <w:pPr>
              <w:ind w:right="1180" w:firstLine="198"/>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Mức User( tổng quát)</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0173" w:rsidRDefault="00EF1160">
            <w:pP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Mức system( chi tiết)</w:t>
            </w: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nhập hàng*</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5"/>
              </w:numPr>
              <w:ind w:left="0"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nhập hàng</w:t>
            </w:r>
          </w:p>
          <w:p w:rsidR="002B0173" w:rsidRDefault="00EF1160">
            <w:pPr>
              <w:numPr>
                <w:ilvl w:val="0"/>
                <w:numId w:val="5"/>
              </w:numPr>
              <w:ind w:left="0"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và nhập hàng vào kho</w:t>
            </w:r>
          </w:p>
          <w:p w:rsidR="002B0173" w:rsidRDefault="002B0173">
            <w:pPr>
              <w:ind w:right="1180"/>
              <w:jc w:val="left"/>
              <w:rPr>
                <w:rFonts w:ascii="Times New Roman" w:eastAsia="Times New Roman" w:hAnsi="Times New Roman" w:cs="Times New Roman"/>
                <w:sz w:val="28"/>
                <w:szCs w:val="28"/>
              </w:rPr>
            </w:pP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8"/>
              </w:numPr>
              <w:ind w:left="206" w:right="1180" w:firstLine="357"/>
              <w:jc w:val="left"/>
              <w:rPr>
                <w:rFonts w:ascii="Times New Roman" w:eastAsia="Times New Roman" w:hAnsi="Times New Roman" w:cs="Times New Roman"/>
                <w:i/>
                <w:sz w:val="28"/>
                <w:szCs w:val="28"/>
              </w:rPr>
            </w:pPr>
            <w:r>
              <w:rPr>
                <w:rFonts w:ascii="Times New Roman" w:eastAsia="Times New Roman" w:hAnsi="Times New Roman" w:cs="Times New Roman"/>
                <w:i/>
                <w:sz w:val="28"/>
                <w:szCs w:val="28"/>
              </w:rPr>
              <w:t>Thủ kho</w:t>
            </w:r>
            <w:r>
              <w:rPr>
                <w:rFonts w:ascii="Times New Roman" w:eastAsia="Times New Roman" w:hAnsi="Times New Roman" w:cs="Times New Roman"/>
                <w:sz w:val="28"/>
                <w:szCs w:val="28"/>
              </w:rPr>
              <w:t xml:space="preserve"> dựa vào số lượng thống kê hàng hóa trong kho để thực hiện đặt hàng, từ đó sẽ yêu cầu đặt các figure đã hết bằng cách tạo ra một đơn đặt hàng và gửi cho nhà cung cấp. Ứng với mỗi lần nhập hàng hệ thống cũng lưu trữ thông tin về các đơn đặt hàng bao gồm: </w:t>
            </w:r>
            <w:r>
              <w:rPr>
                <w:rFonts w:ascii="Times New Roman" w:eastAsia="Times New Roman" w:hAnsi="Times New Roman" w:cs="Times New Roman"/>
                <w:i/>
                <w:sz w:val="28"/>
                <w:szCs w:val="28"/>
              </w:rPr>
              <w:t>mã đặt, mã figure, tên figure, số lượng, mã nhân viên, ngày lập, NCC.</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8"/>
              </w:numPr>
              <w:ind w:left="206" w:right="1180" w:firstLine="36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Hàng sau khi được nhập về sẽ được </w:t>
            </w:r>
            <w:r>
              <w:rPr>
                <w:rFonts w:ascii="Times New Roman" w:eastAsia="Times New Roman" w:hAnsi="Times New Roman" w:cs="Times New Roman"/>
                <w:i/>
                <w:sz w:val="28"/>
                <w:szCs w:val="28"/>
              </w:rPr>
              <w:t>thủ  kho</w:t>
            </w:r>
            <w:r>
              <w:rPr>
                <w:rFonts w:ascii="Times New Roman" w:eastAsia="Times New Roman" w:hAnsi="Times New Roman" w:cs="Times New Roman"/>
                <w:sz w:val="28"/>
                <w:szCs w:val="28"/>
              </w:rPr>
              <w:t xml:space="preserve"> kiểm tra thông qua việc đối chiếu với phiếu giao hàng xem có đủ số lượng hay chưa. Nếu đủ thì sẽ tạo ra một phiếu nhập (và đây cũng là hóa đơn nhập để thanh toán với nhà cung cấp) để lưu trữ thông tin nhập gồm:</w:t>
            </w:r>
            <w:r>
              <w:rPr>
                <w:rFonts w:ascii="Times New Roman" w:eastAsia="Times New Roman" w:hAnsi="Times New Roman" w:cs="Times New Roman"/>
                <w:i/>
                <w:sz w:val="28"/>
                <w:szCs w:val="28"/>
              </w:rPr>
              <w:t xml:space="preserve"> mã đặt, mã figure, tên figure, SL đặt, SL giao, ngày nhập, đơn vị tính, đơn giá, thành tiền = SL giao * đơn giá) . </w:t>
            </w:r>
            <w:r>
              <w:rPr>
                <w:rFonts w:ascii="Times New Roman" w:eastAsia="Times New Roman" w:hAnsi="Times New Roman" w:cs="Times New Roman"/>
                <w:sz w:val="28"/>
                <w:szCs w:val="28"/>
              </w:rPr>
              <w:t xml:space="preserve">Ngược lại sẽ gửi thông báo phản hồi cho nhà cung cấp. </w:t>
            </w:r>
          </w:p>
          <w:p w:rsidR="002B0173" w:rsidRDefault="002B0173">
            <w:pPr>
              <w:ind w:right="1180"/>
              <w:jc w:val="left"/>
              <w:rPr>
                <w:rFonts w:ascii="Times New Roman" w:eastAsia="Times New Roman" w:hAnsi="Times New Roman" w:cs="Times New Roman"/>
                <w:sz w:val="28"/>
                <w:szCs w:val="28"/>
              </w:rPr>
            </w:pP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xuất hàng*</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1"/>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Tiếp nhập đơn hàng từ khách hàng và tạo phiếu xuất</w:t>
            </w:r>
          </w:p>
          <w:p w:rsidR="002B0173" w:rsidRDefault="00EF1160">
            <w:pPr>
              <w:numPr>
                <w:ilvl w:val="0"/>
                <w:numId w:val="11"/>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Truy xuất số </w:t>
            </w:r>
            <w:r>
              <w:rPr>
                <w:rFonts w:ascii="Times New Roman" w:eastAsia="Times New Roman" w:hAnsi="Times New Roman" w:cs="Times New Roman"/>
                <w:sz w:val="28"/>
                <w:szCs w:val="28"/>
              </w:rPr>
              <w:lastRenderedPageBreak/>
              <w:t>lượng hàng  tồn trong kho</w:t>
            </w:r>
          </w:p>
          <w:p w:rsidR="002B0173" w:rsidRDefault="00EF1160">
            <w:pPr>
              <w:numPr>
                <w:ilvl w:val="0"/>
                <w:numId w:val="11"/>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Lập hóa đơn thanh toán</w:t>
            </w:r>
          </w:p>
          <w:p w:rsidR="002B0173" w:rsidRDefault="00EF1160">
            <w:pPr>
              <w:numPr>
                <w:ilvl w:val="0"/>
                <w:numId w:val="11"/>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 đơn hàng</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6"/>
              </w:numPr>
              <w:ind w:left="200" w:right="1180" w:firstLine="399"/>
              <w:jc w:val="left"/>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 xml:space="preserve">Sau khi khách hàng đã đặt hàng xong, thông tin đơn hàng sẽ được nhân viên xử lý đơn hàng tiếp nhận và tiến hành lập phiếu yêu cầu xuất  hàng: </w:t>
            </w:r>
            <w:r>
              <w:rPr>
                <w:rFonts w:ascii="Times New Roman" w:eastAsia="Times New Roman" w:hAnsi="Times New Roman" w:cs="Times New Roman"/>
                <w:i/>
                <w:sz w:val="28"/>
                <w:szCs w:val="28"/>
              </w:rPr>
              <w:t>mã figure, tên figure, số lượng, mã nhân viên.</w:t>
            </w:r>
          </w:p>
          <w:p w:rsidR="002B0173" w:rsidRDefault="002B0173">
            <w:pPr>
              <w:ind w:right="1180"/>
              <w:jc w:val="left"/>
              <w:rPr>
                <w:rFonts w:ascii="Times New Roman" w:eastAsia="Times New Roman" w:hAnsi="Times New Roman" w:cs="Times New Roman"/>
                <w:i/>
                <w:sz w:val="28"/>
                <w:szCs w:val="28"/>
              </w:rPr>
            </w:pPr>
          </w:p>
          <w:p w:rsidR="002B0173" w:rsidRDefault="00EF1160">
            <w:pPr>
              <w:numPr>
                <w:ilvl w:val="0"/>
                <w:numId w:val="6"/>
              </w:numPr>
              <w:ind w:left="198" w:right="1180" w:firstLine="40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Sau khi có được yêu cầu xuất hàng thủ kho sẽ tiến hàng truy xuất số lượng hàng tồn trong kho xem còn đủ số lượng hay không. Nếu còn đủ sẽ tiến hành xuất hàng và số lượng trong phiếu xuất được trừ vào trong số lượng hàng tồn kho. Nếu số lượng không đủ hoặc hết sẽ thông báo cho cho nhân viên xử lý đơn hàng.</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6"/>
              </w:numPr>
              <w:ind w:left="198" w:right="1180" w:firstLine="402"/>
              <w:jc w:val="left"/>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Khi hàng đã được xuất thì nhân viên xử lý đơn hàng sẽ tiến hàng lập hóa đơn thanh toán: </w:t>
            </w:r>
            <w:r>
              <w:rPr>
                <w:rFonts w:ascii="Times New Roman" w:eastAsia="Times New Roman" w:hAnsi="Times New Roman" w:cs="Times New Roman"/>
                <w:i/>
                <w:sz w:val="28"/>
                <w:szCs w:val="28"/>
              </w:rPr>
              <w:t>mã figure, tên figure, số lượng, mã nhân viên lập, đơn giá, thành tiền.</w:t>
            </w:r>
          </w:p>
          <w:p w:rsidR="002B0173" w:rsidRDefault="002B0173">
            <w:pPr>
              <w:ind w:right="1180"/>
              <w:jc w:val="left"/>
              <w:rPr>
                <w:rFonts w:ascii="Times New Roman" w:eastAsia="Times New Roman" w:hAnsi="Times New Roman" w:cs="Times New Roman"/>
                <w:i/>
                <w:sz w:val="28"/>
                <w:szCs w:val="28"/>
              </w:rPr>
            </w:pPr>
          </w:p>
          <w:p w:rsidR="002B0173" w:rsidRDefault="00EF1160">
            <w:pPr>
              <w:numPr>
                <w:ilvl w:val="0"/>
                <w:numId w:val="6"/>
              </w:numPr>
              <w:ind w:left="198" w:right="1180" w:firstLine="402"/>
              <w:jc w:val="left"/>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Việc thanh toán đơn hàng có thể thực hiện qua nhiều hình thức như: thanh toán khi nhận hàng, thanh toán qua ví điện tử, qua ngân hàng. </w:t>
            </w:r>
          </w:p>
          <w:p w:rsidR="002B0173" w:rsidRDefault="002B0173">
            <w:pPr>
              <w:ind w:right="1180"/>
              <w:jc w:val="left"/>
              <w:rPr>
                <w:rFonts w:ascii="Times New Roman" w:eastAsia="Times New Roman" w:hAnsi="Times New Roman" w:cs="Times New Roman"/>
                <w:sz w:val="28"/>
                <w:szCs w:val="28"/>
              </w:rPr>
            </w:pP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đơn hàng</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9"/>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thông tin trạng thái đơn hàng</w:t>
            </w:r>
          </w:p>
          <w:p w:rsidR="002B0173" w:rsidRDefault="00EF1160">
            <w:pPr>
              <w:numPr>
                <w:ilvl w:val="0"/>
                <w:numId w:val="9"/>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Tra cứu thông tin đơn hàng</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2.Khi có đơn hàng mới NX xử lý đơn hàng xác nhận các đơn hàng mới của khách hàng bằng cách tick chọn vào các đơn hàng đó và chọn Xác nhận đơn hàng, lúc này hệ thống sẽ chuyển trạng thái của đơn hàng sang trạng thái “Đang xử lý”.</w:t>
            </w:r>
          </w:p>
          <w:p w:rsidR="002B0173" w:rsidRDefault="00EF1160">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Ở các đơn hàng đã được xác nhận, sau khi nhân viên và thủ kho tiến hành xử lý hoàn tất quy </w:t>
            </w:r>
            <w:r>
              <w:rPr>
                <w:rFonts w:ascii="Times New Roman" w:eastAsia="Times New Roman" w:hAnsi="Times New Roman" w:cs="Times New Roman"/>
                <w:sz w:val="28"/>
                <w:szCs w:val="28"/>
              </w:rPr>
              <w:lastRenderedPageBreak/>
              <w:t>trình xuất kho, đóng gói và dán hóa đơn của đơn hàng, quản lý cửa hàng và nhân viên quản lý sẽ cập nhật lại trạng thái đơn hàng thành “Đang vận chuyển” bằng cách click chọn “Hoàn tất đóng gói và đang vận chuyển”.</w:t>
            </w:r>
          </w:p>
          <w:p w:rsidR="002B0173" w:rsidRDefault="00EF1160">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2.3 Hệ thống sẽ tự động tiếp nhận thông tin trạng thái đơn hàng từ hệ thống bên phía giao hàng gửi về. Sau khi hệ thống xác nhận trạng thái “Đã giao thành công” từ hệ thống bên phía giao hàng thì chức năng xử lý đơn hàng sẽ tự động cập nhật lại trạng thái “Đã giao thành công” và trạng thái thanh toán thành “Đã thanh toán”(Trường hợp nếu chọn thanh toán trực tiếp khi nhận hàng) cho đơn hàng đó.</w:t>
            </w:r>
          </w:p>
          <w:p w:rsidR="002B0173" w:rsidRDefault="00EF1160">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Ở chức năng xử lý đơn hàng, quản lý cửa hàng và nhân viên quản lý không được phép chỉnh sửa bất kỳ thông tin gì của đơn hàng ngoại trừ cập nhật trạng thái đơn hàng.</w:t>
            </w:r>
          </w:p>
          <w:p w:rsidR="002B0173" w:rsidRDefault="00EF1160">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mỗi lần cập nhật lại </w:t>
            </w:r>
            <w:r>
              <w:rPr>
                <w:rFonts w:ascii="Times New Roman" w:eastAsia="Times New Roman" w:hAnsi="Times New Roman" w:cs="Times New Roman"/>
                <w:sz w:val="28"/>
                <w:szCs w:val="28"/>
              </w:rPr>
              <w:lastRenderedPageBreak/>
              <w:t>trạng thái đơn hàng, chức năng Lưu trữ sẽ lưu lại thông tin cập nhật trạng thái đó của đơn hàng.</w:t>
            </w:r>
          </w:p>
          <w:p w:rsidR="002B0173" w:rsidRDefault="002B0173">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3.Quản lý cửa hàng và nhân viên quản lý tra cứu thông tin đơn hàng khi cần bằng cách nhập mã đơn hàng vào trường tìm kiếm, hệ thống sẽ tự động tìm kiếm đến các đơn hàng có mã gấn chính xác với dữ liệu nhập và hiển thị ra màn hình.</w:t>
            </w:r>
          </w:p>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Tra cứu bằng nhiều yếu tố: chọn các yếu tố tra cứu bổ sung như trạng thái đơn hàng, trạng thái thanh toán, ngày đặt,... giúp người dùng muốn tìm kiếm lọc ra các đơn hàng một cách cụ thể nhất.</w:t>
            </w:r>
          </w:p>
          <w:p w:rsidR="002B0173" w:rsidRDefault="002B0173">
            <w:pPr>
              <w:ind w:right="1180"/>
              <w:jc w:val="left"/>
              <w:rPr>
                <w:rFonts w:ascii="Times New Roman" w:eastAsia="Times New Roman" w:hAnsi="Times New Roman" w:cs="Times New Roman"/>
                <w:sz w:val="28"/>
                <w:szCs w:val="28"/>
              </w:rPr>
            </w:pP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khách hàng</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widowControl/>
              <w:pBdr>
                <w:top w:val="nil"/>
                <w:left w:val="nil"/>
                <w:bottom w:val="nil"/>
                <w:right w:val="nil"/>
                <w:between w:val="nil"/>
              </w:pBdr>
              <w:spacing w:after="280"/>
              <w:ind w:right="118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t>1.Thêm mới 1 khách hàng</w:t>
            </w:r>
          </w:p>
          <w:p w:rsidR="002B0173" w:rsidRDefault="00EF1160">
            <w:pPr>
              <w:widowControl/>
              <w:pBdr>
                <w:top w:val="nil"/>
                <w:left w:val="nil"/>
                <w:bottom w:val="nil"/>
                <w:right w:val="nil"/>
                <w:between w:val="nil"/>
              </w:pBdr>
              <w:spacing w:after="280"/>
              <w:ind w:right="118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t>2.Điều chỉnh các thông tin của khách hàng.</w:t>
            </w:r>
          </w:p>
          <w:p w:rsidR="002B0173" w:rsidRDefault="00EF1160">
            <w:pPr>
              <w:widowControl/>
              <w:pBdr>
                <w:top w:val="nil"/>
                <w:left w:val="nil"/>
                <w:bottom w:val="nil"/>
                <w:right w:val="nil"/>
                <w:between w:val="nil"/>
              </w:pBdr>
              <w:spacing w:after="280"/>
              <w:ind w:right="118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t>3.Truy xuất thông tin của khách hàng theo điều kiện.</w:t>
            </w:r>
          </w:p>
          <w:p w:rsidR="002B0173" w:rsidRDefault="00EF1160">
            <w:pPr>
              <w:widowControl/>
              <w:pBdr>
                <w:top w:val="nil"/>
                <w:left w:val="nil"/>
                <w:bottom w:val="nil"/>
                <w:right w:val="nil"/>
                <w:between w:val="nil"/>
              </w:pBdr>
              <w:spacing w:after="280"/>
              <w:ind w:right="118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lastRenderedPageBreak/>
              <w:t>4.</w:t>
            </w:r>
            <w:r>
              <w:rPr>
                <w:rFonts w:ascii="Times New Roman" w:eastAsia="Times New Roman" w:hAnsi="Times New Roman" w:cs="Times New Roman"/>
                <w:color w:val="000000"/>
                <w:sz w:val="28"/>
                <w:szCs w:val="28"/>
              </w:rPr>
              <w:t>. Theo dõi lượt mua của khách hàng. Từ đó thống kê khách hàng có lượt mua nhiều nhất.</w:t>
            </w:r>
          </w:p>
          <w:p w:rsidR="002B0173" w:rsidRDefault="002B0173">
            <w:pPr>
              <w:ind w:left="198" w:right="1180"/>
              <w:jc w:val="left"/>
              <w:rPr>
                <w:rFonts w:ascii="Times New Roman" w:eastAsia="Times New Roman" w:hAnsi="Times New Roman" w:cs="Times New Roman"/>
                <w:sz w:val="28"/>
                <w:szCs w:val="28"/>
              </w:rPr>
            </w:pP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NV Xử Lý đơn hàng và quản lý có thể tạo mới một khách hàng bằng cách chọn chức năng tạo mới khách hàng và nhập thông tin vào bao gồm: Họ Tên KH, Sđt, Địa chỉ,….</w:t>
            </w:r>
          </w:p>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2.Quản lý sửa đổi thông tin của KH cần chọn chức năng sửa thông tin khách hàng và tìm kiếm khách hàng cần thao tác.</w:t>
            </w:r>
          </w:p>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3.NV xử lý đơn hàng và quản lý cần Truy xuấ</w:t>
            </w:r>
            <w:r>
              <w:rPr>
                <w:rFonts w:ascii="Times New Roman" w:eastAsia="Times New Roman" w:hAnsi="Times New Roman" w:cs="Times New Roman"/>
                <w:sz w:val="28"/>
                <w:szCs w:val="28"/>
                <w:u w:val="single"/>
              </w:rPr>
              <w:t>t</w:t>
            </w:r>
            <w:r>
              <w:rPr>
                <w:rFonts w:ascii="Times New Roman" w:eastAsia="Times New Roman" w:hAnsi="Times New Roman" w:cs="Times New Roman"/>
                <w:sz w:val="28"/>
                <w:szCs w:val="28"/>
              </w:rPr>
              <w:t xml:space="preserve"> thông tin khách hàng theo tên khách hàng hoặc mã khách hàng hoặc toàn bộ danh sách khách hàng đang có.</w:t>
            </w:r>
          </w:p>
          <w:p w:rsidR="002B0173" w:rsidRDefault="00EF1160">
            <w:pPr>
              <w:pBdr>
                <w:top w:val="none" w:sz="0" w:space="0" w:color="000000"/>
                <w:left w:val="none" w:sz="0" w:space="0" w:color="000000"/>
                <w:bottom w:val="none" w:sz="0" w:space="0" w:color="000000"/>
                <w:right w:val="none" w:sz="0" w:space="0" w:color="000000"/>
                <w:between w:val="none" w:sz="0" w:space="0" w:color="000000"/>
              </w:pBdr>
              <w:spacing w:line="360" w:lineRule="auto"/>
              <w:ind w:right="1180"/>
              <w:jc w:val="left"/>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lastRenderedPageBreak/>
              <w:t>4.</w:t>
            </w:r>
            <w:r>
              <w:rPr>
                <w:rFonts w:ascii="Times New Roman" w:eastAsia="Times New Roman" w:hAnsi="Times New Roman" w:cs="Times New Roman"/>
                <w:sz w:val="28"/>
                <w:szCs w:val="28"/>
                <w:highlight w:val="white"/>
              </w:rPr>
              <w:t>Hệ thống tính toán hiển thị ra màn hình quản lý số lượt đặt mua hàng của khách hàng nhằm cho quản lý cửa hàng nắm bắt tình hình mua sắm.</w:t>
            </w:r>
          </w:p>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Hệ thống thực hiện thống kê tự động danh sách khách hàng có lượt mua nhiều nhất và hiển thị ra màn hình quản lý.</w:t>
            </w: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figure</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9"/>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Thêm mới một loại figure</w:t>
            </w:r>
          </w:p>
          <w:p w:rsidR="002B0173" w:rsidRDefault="00EF1160">
            <w:pPr>
              <w:numPr>
                <w:ilvl w:val="0"/>
                <w:numId w:val="9"/>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Điều chỉnh thông tin figure</w:t>
            </w:r>
          </w:p>
          <w:p w:rsidR="002B0173" w:rsidRDefault="00EF1160">
            <w:pPr>
              <w:numPr>
                <w:ilvl w:val="0"/>
                <w:numId w:val="9"/>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Truy xuất thông tin của figure</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3"/>
              </w:numPr>
              <w:ind w:left="200" w:right="1180" w:firstLine="3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Khi một loại figure mới được nhập về, thủ kho có thể thêm mới loại figure đó vào kho hàng cũng như là số lượng của figure đó</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13"/>
              </w:numPr>
              <w:ind w:left="198" w:right="1180" w:firstLine="40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Chỉ có quản lý mới có thể điều chỉnh được thông tin của các loại figure. Để thực hiện được điều này thì quản lý cần chọn chức năng sửa đổi thông tin figure.</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13"/>
              </w:numPr>
              <w:ind w:left="198" w:right="1180" w:firstLine="40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nhân viên xử lý đơn hàng, thủ kho có thể truy xuất thông tin của từng loại : mã figure, tên figure, đơn giá, số lượng tồn, xuất xứ, NCC, kích thước,</w:t>
            </w:r>
          </w:p>
          <w:p w:rsidR="002B0173" w:rsidRDefault="002B0173">
            <w:pPr>
              <w:ind w:right="1180"/>
              <w:jc w:val="left"/>
              <w:rPr>
                <w:rFonts w:ascii="Times New Roman" w:eastAsia="Times New Roman" w:hAnsi="Times New Roman" w:cs="Times New Roman"/>
                <w:sz w:val="28"/>
                <w:szCs w:val="28"/>
              </w:rPr>
            </w:pPr>
          </w:p>
        </w:tc>
      </w:tr>
      <w:tr w:rsidR="002B0173">
        <w:trPr>
          <w:trHeight w:val="9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3"/>
              </w:num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tài khoản*</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4"/>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p w:rsidR="002B0173" w:rsidRDefault="00EF1160">
            <w:pPr>
              <w:numPr>
                <w:ilvl w:val="0"/>
                <w:numId w:val="14"/>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w:t>
            </w:r>
          </w:p>
          <w:p w:rsidR="002B0173" w:rsidRDefault="00EF1160">
            <w:pPr>
              <w:numPr>
                <w:ilvl w:val="0"/>
                <w:numId w:val="14"/>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Phân quyền</w:t>
            </w:r>
          </w:p>
          <w:p w:rsidR="002B0173" w:rsidRDefault="00EF1160">
            <w:pPr>
              <w:numPr>
                <w:ilvl w:val="1"/>
                <w:numId w:val="14"/>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w:t>
            </w:r>
          </w:p>
          <w:p w:rsidR="002B0173" w:rsidRDefault="00EF1160">
            <w:p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3.1.1. Khách hàng thường</w:t>
            </w:r>
          </w:p>
          <w:p w:rsidR="002B0173" w:rsidRDefault="00EF1160">
            <w:p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3.1.2. Khách hàng thành viên</w:t>
            </w:r>
          </w:p>
          <w:p w:rsidR="002B0173" w:rsidRDefault="00EF1160">
            <w:pPr>
              <w:numPr>
                <w:ilvl w:val="1"/>
                <w:numId w:val="14"/>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w:t>
            </w:r>
          </w:p>
          <w:p w:rsidR="002B0173" w:rsidRDefault="00EF1160">
            <w:p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3.2.1. Nhân viên xử lý đơn hàng</w:t>
            </w:r>
          </w:p>
          <w:p w:rsidR="002B0173" w:rsidRDefault="00EF1160">
            <w:p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3.2.2. Thủ kho</w:t>
            </w:r>
          </w:p>
          <w:p w:rsidR="002B0173" w:rsidRDefault="00EF1160">
            <w:p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3.2.3. Quản lý</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7"/>
              </w:numPr>
              <w:ind w:left="198" w:right="1180" w:firstLine="402"/>
              <w:jc w:val="left"/>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 xml:space="preserve"> Các user có tài khoản đăng nhập có thể đăng nhập vào website để có thể thực hiện chức năng của mình. Thông tin đăng nhập bao gồm: </w:t>
            </w:r>
            <w:r>
              <w:rPr>
                <w:rFonts w:ascii="Times New Roman" w:eastAsia="Times New Roman" w:hAnsi="Times New Roman" w:cs="Times New Roman"/>
                <w:i/>
                <w:sz w:val="28"/>
                <w:szCs w:val="28"/>
              </w:rPr>
              <w:t>tên đăng nhập, mật khẩu, quyền</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17"/>
              </w:numPr>
              <w:ind w:left="200" w:right="1180" w:firstLine="399"/>
              <w:jc w:val="left"/>
              <w:rPr>
                <w:rFonts w:ascii="Times New Roman" w:eastAsia="Times New Roman" w:hAnsi="Times New Roman" w:cs="Times New Roman"/>
                <w:i/>
                <w:sz w:val="28"/>
                <w:szCs w:val="28"/>
              </w:rPr>
            </w:pPr>
            <w:r>
              <w:rPr>
                <w:rFonts w:ascii="Times New Roman" w:eastAsia="Times New Roman" w:hAnsi="Times New Roman" w:cs="Times New Roman"/>
                <w:sz w:val="28"/>
                <w:szCs w:val="28"/>
              </w:rPr>
              <w:t>Để có thể đăng nhập vào website thì cần phải đăng ký. Thông tin đăng ký bao gồm:</w:t>
            </w:r>
            <w:r>
              <w:rPr>
                <w:rFonts w:ascii="Times New Roman" w:eastAsia="Times New Roman" w:hAnsi="Times New Roman" w:cs="Times New Roman"/>
                <w:i/>
                <w:sz w:val="28"/>
                <w:szCs w:val="28"/>
              </w:rPr>
              <w:t xml:space="preserve"> tên đăng nhập, mật khẩu, </w:t>
            </w:r>
            <w:r>
              <w:rPr>
                <w:rFonts w:ascii="Times New Roman" w:eastAsia="Times New Roman" w:hAnsi="Times New Roman" w:cs="Times New Roman"/>
                <w:i/>
                <w:sz w:val="28"/>
                <w:szCs w:val="28"/>
              </w:rPr>
              <w:lastRenderedPageBreak/>
              <w:t>số điện thoại, email, địa chỉ,…</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17"/>
              </w:numPr>
              <w:ind w:left="198" w:right="1180" w:firstLine="40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Mỗi tài khoản đăng nhập có quyền thực hiện chức năng riêng trong và không giống nhau</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1"/>
                <w:numId w:val="17"/>
              </w:numPr>
              <w:ind w:right="1180" w:firstLine="7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khách hàng</w:t>
            </w:r>
          </w:p>
          <w:p w:rsidR="002B0173" w:rsidRDefault="00EF1160">
            <w:pPr>
              <w:numPr>
                <w:ilvl w:val="2"/>
                <w:numId w:val="17"/>
              </w:numPr>
              <w:ind w:left="200" w:right="1180" w:firstLine="996"/>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thường có thể xem danh sách các loại figure, và thông tin chi tiết từng figure, thêm figure vào giỏ hàng, thanh toán và đăng ký</w:t>
            </w:r>
          </w:p>
          <w:p w:rsidR="002B0173" w:rsidRDefault="00EF1160">
            <w:pPr>
              <w:numPr>
                <w:ilvl w:val="2"/>
                <w:numId w:val="17"/>
              </w:numPr>
              <w:ind w:left="200" w:right="1180" w:firstLine="9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thành viên có đầy đủ các chức năng của khách hàng thường và có thể xem lại danh sách figure đã mua, quản lý các hóa đơn</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1"/>
                <w:numId w:val="17"/>
              </w:numPr>
              <w:ind w:right="1180" w:firstLine="7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nhân viên</w:t>
            </w:r>
          </w:p>
          <w:p w:rsidR="002B0173" w:rsidRDefault="00EF1160">
            <w:pPr>
              <w:numPr>
                <w:ilvl w:val="2"/>
                <w:numId w:val="17"/>
              </w:numPr>
              <w:ind w:left="200" w:right="1180" w:firstLine="9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xử lý đơn hàng có thể xem danh sách các đơn hàng đang chờ thanh toán, danh sách sản phẩm, cập nhật đơn hàng, lập hóa đơn thanh toán, lập phiếu xuất, truy xuất được thông tin của khách hàng( mã khách hàng, tên khách, địa chỉ, email, sđt).</w:t>
            </w:r>
          </w:p>
          <w:p w:rsidR="002B0173" w:rsidRDefault="00EF1160">
            <w:pPr>
              <w:numPr>
                <w:ilvl w:val="2"/>
                <w:numId w:val="17"/>
              </w:numPr>
              <w:ind w:left="200" w:right="1180" w:firstLine="9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có thể tạo đơn đặt hàng, lập phiếu nhập, xem số lượng hàng tồn trong kho, thêm mới loại figure</w:t>
            </w:r>
          </w:p>
          <w:p w:rsidR="002B0173" w:rsidRDefault="00EF1160">
            <w:pPr>
              <w:numPr>
                <w:ilvl w:val="2"/>
                <w:numId w:val="17"/>
              </w:numPr>
              <w:ind w:left="200" w:right="1180" w:firstLine="9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là người có tất cả các quyền của nhân viên, có thể tạo mới, thay đổi hay xóa quyền của nhân viên, khách hàng.</w:t>
            </w:r>
          </w:p>
          <w:p w:rsidR="002B0173" w:rsidRDefault="002B0173">
            <w:pPr>
              <w:ind w:right="1180"/>
              <w:jc w:val="left"/>
              <w:rPr>
                <w:rFonts w:ascii="Times New Roman" w:eastAsia="Times New Roman" w:hAnsi="Times New Roman" w:cs="Times New Roman"/>
                <w:sz w:val="28"/>
                <w:szCs w:val="28"/>
              </w:rPr>
            </w:pP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5.Báo cáo thống kê*</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8"/>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thống kê doanh thu  bán hàng theo số lượng figure, khách hàng, thời gian</w:t>
            </w:r>
          </w:p>
          <w:p w:rsidR="002B0173" w:rsidRDefault="00EF1160">
            <w:pPr>
              <w:numPr>
                <w:ilvl w:val="0"/>
                <w:numId w:val="18"/>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thống kê số lượng hàng tồn trong kho</w:t>
            </w:r>
          </w:p>
          <w:p w:rsidR="002B0173" w:rsidRDefault="00EF1160">
            <w:pPr>
              <w:numPr>
                <w:ilvl w:val="0"/>
                <w:numId w:val="18"/>
              </w:numPr>
              <w:ind w:right="1180" w:firstLine="1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thống kê lịch sử mua  và bán figure</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numPr>
                <w:ilvl w:val="0"/>
                <w:numId w:val="19"/>
              </w:numPr>
              <w:ind w:left="200" w:right="1180" w:firstLine="3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Cuối tháng, quý, hay đột xuất nhân viên xử lý đơn hàng sẽ thống kê về doanh số bán hàng và báo cáo cho quản lý để biết được tình hình kinh doanh và đề ra chiến lược kinh doanh sắp tới.</w:t>
            </w:r>
          </w:p>
          <w:p w:rsidR="002B0173" w:rsidRDefault="00EF1160">
            <w:pPr>
              <w:numPr>
                <w:ilvl w:val="1"/>
                <w:numId w:val="20"/>
              </w:numPr>
              <w:ind w:right="1180" w:firstLine="51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theo sản phẩm: mã figure,  tên  figure, tổng số lượng đã bán, tổng doanh thu.</w:t>
            </w:r>
          </w:p>
          <w:p w:rsidR="002B0173" w:rsidRDefault="00EF1160">
            <w:pPr>
              <w:numPr>
                <w:ilvl w:val="1"/>
                <w:numId w:val="20"/>
              </w:numPr>
              <w:ind w:right="1180" w:firstLine="51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theo khách hàng: Mã KH, tên KH, mã figure, tên figure, tổng doanh thu</w:t>
            </w:r>
          </w:p>
          <w:p w:rsidR="002B0173" w:rsidRDefault="00EF1160">
            <w:pPr>
              <w:numPr>
                <w:ilvl w:val="1"/>
                <w:numId w:val="20"/>
              </w:numPr>
              <w:ind w:right="1180" w:firstLine="51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theo thời gian: khoảng thời gian, tên figure, số lượng đã bán, tổng doanh thu</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20"/>
              </w:numPr>
              <w:ind w:left="200" w:right="1180" w:firstLine="3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thống kê để tạo ra các bản báo cáo về số lượng các mặt hàng còn tồn trong kho theo ngày nhập, và số lượng tồn, để có thể điều chỉnh việc đặt hàng và tăng cường up sale các mặt hàng còn tồn nhiều trong kho.</w:t>
            </w:r>
          </w:p>
          <w:p w:rsidR="002B0173" w:rsidRDefault="002B0173">
            <w:pPr>
              <w:ind w:right="1180"/>
              <w:jc w:val="left"/>
              <w:rPr>
                <w:rFonts w:ascii="Times New Roman" w:eastAsia="Times New Roman" w:hAnsi="Times New Roman" w:cs="Times New Roman"/>
                <w:sz w:val="28"/>
                <w:szCs w:val="28"/>
              </w:rPr>
            </w:pPr>
          </w:p>
          <w:p w:rsidR="002B0173" w:rsidRDefault="00EF1160">
            <w:pPr>
              <w:numPr>
                <w:ilvl w:val="0"/>
                <w:numId w:val="20"/>
              </w:numPr>
              <w:ind w:left="200" w:right="1180" w:firstLine="60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xử lý đơn hàng cần thống kê lại lịch sử bán hàng và nhập hàng để tìm ra những mặt hàng nào bán chạy  nhiều nhất, ít nhất, những mặt hàng nào được nhập nhiều nhất, ít nhất trong tháng, quý.</w:t>
            </w:r>
          </w:p>
          <w:p w:rsidR="002B0173" w:rsidRDefault="002B0173">
            <w:pPr>
              <w:ind w:right="1180"/>
              <w:jc w:val="left"/>
              <w:rPr>
                <w:rFonts w:ascii="Times New Roman" w:eastAsia="Times New Roman" w:hAnsi="Times New Roman" w:cs="Times New Roman"/>
                <w:sz w:val="28"/>
                <w:szCs w:val="28"/>
              </w:rPr>
            </w:pPr>
          </w:p>
        </w:tc>
      </w:tr>
      <w:tr w:rsidR="002B0173">
        <w:trPr>
          <w:trHeight w:val="1152"/>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6.Các chức năng phụ</w:t>
            </w:r>
          </w:p>
        </w:tc>
        <w:tc>
          <w:tcPr>
            <w:tcW w:w="2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200"/>
              <w:jc w:val="left"/>
              <w:rPr>
                <w:rFonts w:ascii="Times New Roman" w:eastAsia="Times New Roman" w:hAnsi="Times New Roman" w:cs="Times New Roman"/>
                <w:color w:val="070510"/>
                <w:sz w:val="28"/>
                <w:szCs w:val="28"/>
              </w:rPr>
            </w:pPr>
            <w:r>
              <w:rPr>
                <w:rFonts w:ascii="Arial" w:eastAsia="Arial" w:hAnsi="Arial" w:cs="Arial"/>
                <w:color w:val="070510"/>
                <w:sz w:val="28"/>
                <w:szCs w:val="28"/>
              </w:rPr>
              <w:t>1.</w:t>
            </w:r>
            <w:r>
              <w:rPr>
                <w:rFonts w:ascii="Times New Roman" w:eastAsia="Times New Roman" w:hAnsi="Times New Roman" w:cs="Times New Roman"/>
                <w:color w:val="070510"/>
                <w:sz w:val="28"/>
                <w:szCs w:val="28"/>
              </w:rPr>
              <w:t xml:space="preserve"> Kết chuyển xuất file Excel.</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24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t>2. Import file txt, file Excel.</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240"/>
              <w:jc w:val="left"/>
              <w:rPr>
                <w:rFonts w:ascii="Times New Roman" w:eastAsia="Times New Roman" w:hAnsi="Times New Roman" w:cs="Times New Roman"/>
                <w:color w:val="070510"/>
                <w:sz w:val="28"/>
                <w:szCs w:val="28"/>
              </w:rPr>
            </w:pPr>
            <w:r>
              <w:rPr>
                <w:rFonts w:ascii="Times New Roman" w:eastAsia="Times New Roman" w:hAnsi="Times New Roman" w:cs="Times New Roman"/>
                <w:color w:val="070510"/>
                <w:sz w:val="28"/>
                <w:szCs w:val="28"/>
              </w:rPr>
              <w:lastRenderedPageBreak/>
              <w:t>3. Kết nối máy in và in.</w:t>
            </w:r>
          </w:p>
          <w:p w:rsidR="002B0173" w:rsidRDefault="00EF1160">
            <w:pPr>
              <w:ind w:right="1180" w:firstLine="240"/>
              <w:jc w:val="left"/>
              <w:rPr>
                <w:rFonts w:ascii="Times New Roman" w:eastAsia="Times New Roman" w:hAnsi="Times New Roman" w:cs="Times New Roman"/>
                <w:sz w:val="28"/>
                <w:szCs w:val="28"/>
              </w:rPr>
            </w:pPr>
            <w:r>
              <w:rPr>
                <w:rFonts w:ascii="Times New Roman" w:eastAsia="Times New Roman" w:hAnsi="Times New Roman" w:cs="Times New Roman"/>
                <w:color w:val="070510"/>
                <w:sz w:val="28"/>
                <w:szCs w:val="28"/>
              </w:rPr>
              <w:t>4. Export file PDF</w:t>
            </w:r>
          </w:p>
        </w:tc>
        <w:tc>
          <w:tcPr>
            <w:tcW w:w="5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173" w:rsidRDefault="00EF1160">
            <w:pPr>
              <w:ind w:left="196" w:right="1180" w:firstLine="40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File Excel xuất ra đúng form từng loại phiếu yêu cầu.</w:t>
            </w:r>
          </w:p>
          <w:p w:rsidR="002B0173" w:rsidRDefault="002B0173">
            <w:pPr>
              <w:ind w:right="1180"/>
              <w:jc w:val="left"/>
              <w:rPr>
                <w:rFonts w:ascii="Times New Roman" w:eastAsia="Times New Roman" w:hAnsi="Times New Roman" w:cs="Times New Roman"/>
                <w:sz w:val="28"/>
                <w:szCs w:val="28"/>
              </w:rPr>
            </w:pPr>
          </w:p>
          <w:p w:rsidR="002B0173" w:rsidRDefault="00EF1160">
            <w:pPr>
              <w:ind w:left="200" w:right="1180" w:firstLine="399"/>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Chọn chức năng import file &gt;&gt; chọn loại phiếu muốn tạo thì hệ thống sẽ tự  động tạo </w:t>
            </w:r>
            <w:r>
              <w:rPr>
                <w:rFonts w:ascii="Times New Roman" w:eastAsia="Times New Roman" w:hAnsi="Times New Roman" w:cs="Times New Roman"/>
                <w:sz w:val="28"/>
                <w:szCs w:val="28"/>
              </w:rPr>
              <w:lastRenderedPageBreak/>
              <w:t>phiếu và truy xuất các thông tin liên quan.</w:t>
            </w:r>
          </w:p>
          <w:p w:rsidR="002B0173" w:rsidRDefault="00EF1160">
            <w:pPr>
              <w:ind w:right="1180" w:firstLine="7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2.1 Form file txt: mã sách,số lượng.</w:t>
            </w:r>
          </w:p>
          <w:p w:rsidR="002B0173" w:rsidRDefault="00EF1160">
            <w:pPr>
              <w:ind w:right="1180" w:firstLine="798"/>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2.2 Form file excel: mã sách, chiết khấu, số lượng.</w:t>
            </w:r>
          </w:p>
          <w:p w:rsidR="002B0173" w:rsidRDefault="00EF1160">
            <w:pPr>
              <w:ind w:right="1180" w:firstLine="60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 Kết nối với máy in để có thể in ra các bản báo cáo, phiếu nhập, xuất.</w:t>
            </w:r>
          </w:p>
          <w:p w:rsidR="002B0173" w:rsidRDefault="00EF1160">
            <w:pPr>
              <w:ind w:right="1180" w:firstLine="60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Chuyển đổi mẫu báo cáo thống kê và xuất ra dưới dạng file PDF.</w:t>
            </w:r>
          </w:p>
          <w:p w:rsidR="002B0173" w:rsidRDefault="002B0173">
            <w:pPr>
              <w:ind w:right="1180" w:firstLine="600"/>
              <w:jc w:val="left"/>
              <w:rPr>
                <w:rFonts w:ascii="Times New Roman" w:eastAsia="Times New Roman" w:hAnsi="Times New Roman" w:cs="Times New Roman"/>
                <w:sz w:val="28"/>
                <w:szCs w:val="28"/>
              </w:rPr>
            </w:pPr>
          </w:p>
        </w:tc>
      </w:tr>
    </w:tbl>
    <w:p w:rsidR="002B0173" w:rsidRDefault="002B0173">
      <w:pPr>
        <w:pBdr>
          <w:top w:val="nil"/>
          <w:left w:val="nil"/>
          <w:bottom w:val="nil"/>
          <w:right w:val="nil"/>
          <w:between w:val="nil"/>
        </w:pBdr>
        <w:tabs>
          <w:tab w:val="left" w:pos="1920"/>
        </w:tabs>
        <w:ind w:left="780" w:right="1180"/>
        <w:rPr>
          <w:rFonts w:ascii="Arial" w:eastAsia="Arial" w:hAnsi="Arial" w:cs="Arial"/>
          <w:color w:val="000000"/>
          <w:sz w:val="28"/>
          <w:szCs w:val="28"/>
        </w:rPr>
      </w:pPr>
    </w:p>
    <w:p w:rsidR="002B0173" w:rsidRDefault="00EF1160">
      <w:pPr>
        <w:pBdr>
          <w:top w:val="nil"/>
          <w:left w:val="nil"/>
          <w:bottom w:val="nil"/>
          <w:right w:val="nil"/>
          <w:between w:val="nil"/>
        </w:pBdr>
        <w:ind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i/>
          <w:color w:val="070510"/>
          <w:sz w:val="28"/>
          <w:szCs w:val="28"/>
          <w:u w:val="single"/>
        </w:rPr>
        <w:t>Các yêu cầu phi chức năng</w:t>
      </w:r>
    </w:p>
    <w:p w:rsidR="002B0173" w:rsidRDefault="00EF1160">
      <w:pPr>
        <w:pBdr>
          <w:top w:val="nil"/>
          <w:left w:val="nil"/>
          <w:bottom w:val="nil"/>
          <w:right w:val="nil"/>
          <w:between w:val="nil"/>
        </w:pBdr>
        <w:tabs>
          <w:tab w:val="left" w:pos="1920"/>
        </w:tabs>
        <w:ind w:left="400"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1.Hạn chế thấp nhất các sai sót trong việc sử dụng chương trình</w:t>
      </w:r>
    </w:p>
    <w:p w:rsidR="002B0173" w:rsidRDefault="00EF1160">
      <w:pPr>
        <w:pBdr>
          <w:top w:val="nil"/>
          <w:left w:val="nil"/>
          <w:bottom w:val="nil"/>
          <w:right w:val="nil"/>
          <w:between w:val="nil"/>
        </w:pBdr>
        <w:tabs>
          <w:tab w:val="left" w:pos="1920"/>
        </w:tabs>
        <w:ind w:left="400"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2.Đảm </w:t>
      </w:r>
      <w:r>
        <w:rPr>
          <w:rFonts w:ascii="Times New Roman" w:eastAsia="Times New Roman" w:hAnsi="Times New Roman" w:cs="Times New Roman"/>
          <w:sz w:val="28"/>
          <w:szCs w:val="28"/>
        </w:rPr>
        <w:t>bảo</w:t>
      </w:r>
      <w:r>
        <w:rPr>
          <w:rFonts w:ascii="Times New Roman" w:eastAsia="Times New Roman" w:hAnsi="Times New Roman" w:cs="Times New Roman"/>
          <w:color w:val="000000"/>
          <w:sz w:val="28"/>
          <w:szCs w:val="28"/>
        </w:rPr>
        <w:t xml:space="preserve"> đúng quy trình nghiệp vụ</w:t>
      </w:r>
    </w:p>
    <w:p w:rsidR="002B0173" w:rsidRDefault="00EF1160">
      <w:pPr>
        <w:pBdr>
          <w:top w:val="nil"/>
          <w:left w:val="nil"/>
          <w:bottom w:val="nil"/>
          <w:right w:val="nil"/>
          <w:between w:val="nil"/>
        </w:pBdr>
        <w:tabs>
          <w:tab w:val="left" w:pos="1920"/>
        </w:tabs>
        <w:ind w:left="400"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3.Giao diện thân thiện, dễ sử dụng</w:t>
      </w:r>
    </w:p>
    <w:p w:rsidR="002B0173" w:rsidRDefault="00EF1160">
      <w:pPr>
        <w:pBdr>
          <w:top w:val="nil"/>
          <w:left w:val="nil"/>
          <w:bottom w:val="nil"/>
          <w:right w:val="nil"/>
          <w:between w:val="nil"/>
        </w:pBdr>
        <w:tabs>
          <w:tab w:val="left" w:pos="1920"/>
        </w:tabs>
        <w:ind w:left="400"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4.Mã hóa, bảo mật thông tin</w:t>
      </w:r>
    </w:p>
    <w:p w:rsidR="002B0173" w:rsidRDefault="00EF1160">
      <w:pPr>
        <w:pBdr>
          <w:top w:val="nil"/>
          <w:left w:val="nil"/>
          <w:bottom w:val="nil"/>
          <w:right w:val="nil"/>
          <w:between w:val="nil"/>
        </w:pBdr>
        <w:tabs>
          <w:tab w:val="left" w:pos="1920"/>
        </w:tabs>
        <w:ind w:left="400" w:right="1180"/>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5. Tốc độ lưu trữ và truy xuất thông tin nhanh chóng.</w:t>
      </w:r>
    </w:p>
    <w:p w:rsidR="002B0173" w:rsidRDefault="00EF1160">
      <w:pPr>
        <w:numPr>
          <w:ilvl w:val="0"/>
          <w:numId w:val="15"/>
        </w:numP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Use Case</w:t>
      </w:r>
    </w:p>
    <w:p w:rsidR="002B0173" w:rsidRDefault="002B0173">
      <w:pPr>
        <w:ind w:right="1180"/>
        <w:rPr>
          <w:rFonts w:ascii="Times New Roman" w:eastAsia="Times New Roman" w:hAnsi="Times New Roman" w:cs="Times New Roman"/>
          <w:b/>
          <w:sz w:val="28"/>
          <w:szCs w:val="28"/>
        </w:rPr>
      </w:pP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1135" cy="5388610"/>
            <wp:effectExtent l="0" t="0" r="0" b="0"/>
            <wp:docPr id="234" name="image68.png" descr="UC tổng quát"/>
            <wp:cNvGraphicFramePr/>
            <a:graphic xmlns:a="http://schemas.openxmlformats.org/drawingml/2006/main">
              <a:graphicData uri="http://schemas.openxmlformats.org/drawingml/2006/picture">
                <pic:pic xmlns:pic="http://schemas.openxmlformats.org/drawingml/2006/picture">
                  <pic:nvPicPr>
                    <pic:cNvPr id="0" name="image68.png" descr="UC tổng quát"/>
                    <pic:cNvPicPr preferRelativeResize="0"/>
                  </pic:nvPicPr>
                  <pic:blipFill>
                    <a:blip r:embed="rId7"/>
                    <a:srcRect/>
                    <a:stretch>
                      <a:fillRect/>
                    </a:stretch>
                  </pic:blipFill>
                  <pic:spPr>
                    <a:xfrm>
                      <a:off x="0" y="0"/>
                      <a:ext cx="5271135" cy="5388610"/>
                    </a:xfrm>
                    <a:prstGeom prst="rect">
                      <a:avLst/>
                    </a:prstGeom>
                    <a:ln/>
                  </pic:spPr>
                </pic:pic>
              </a:graphicData>
            </a:graphic>
          </wp:inline>
        </w:drawing>
      </w:r>
    </w:p>
    <w:p w:rsidR="002B0173" w:rsidRDefault="002B0173">
      <w:pPr>
        <w:ind w:right="1180" w:hanging="399"/>
        <w:rPr>
          <w:rFonts w:ascii="Times New Roman" w:eastAsia="Times New Roman" w:hAnsi="Times New Roman" w:cs="Times New Roman"/>
          <w:b/>
          <w:sz w:val="28"/>
          <w:szCs w:val="28"/>
        </w:rPr>
      </w:pP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Use Case tổng quát</w:t>
      </w:r>
    </w:p>
    <w:p w:rsidR="002B0173" w:rsidRDefault="00EF1160">
      <w:pPr>
        <w:numPr>
          <w:ilvl w:val="0"/>
          <w:numId w:val="15"/>
        </w:numP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 Case Format </w:t>
      </w:r>
    </w:p>
    <w:p w:rsidR="002B0173" w:rsidRDefault="002B0173">
      <w:pPr>
        <w:ind w:right="1180" w:firstLine="420"/>
        <w:rPr>
          <w:rFonts w:ascii="Times New Roman" w:eastAsia="Times New Roman" w:hAnsi="Times New Roman" w:cs="Times New Roman"/>
          <w:sz w:val="28"/>
          <w:szCs w:val="28"/>
        </w:rPr>
      </w:pPr>
    </w:p>
    <w:tbl>
      <w:tblPr>
        <w:tblStyle w:val="a0"/>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1595" cy="862965"/>
                  <wp:effectExtent l="0" t="0" r="0" b="0"/>
                  <wp:docPr id="233" name="image58.png" descr="Lập phiếu nhập"/>
                  <wp:cNvGraphicFramePr/>
                  <a:graphic xmlns:a="http://schemas.openxmlformats.org/drawingml/2006/main">
                    <a:graphicData uri="http://schemas.openxmlformats.org/drawingml/2006/picture">
                      <pic:pic xmlns:pic="http://schemas.openxmlformats.org/drawingml/2006/picture">
                        <pic:nvPicPr>
                          <pic:cNvPr id="0" name="image58.png" descr="Lập phiếu nhập"/>
                          <pic:cNvPicPr preferRelativeResize="0"/>
                        </pic:nvPicPr>
                        <pic:blipFill>
                          <a:blip r:embed="rId8"/>
                          <a:srcRect/>
                          <a:stretch>
                            <a:fillRect/>
                          </a:stretch>
                        </pic:blipFill>
                        <pic:spPr>
                          <a:xfrm>
                            <a:off x="0" y="0"/>
                            <a:ext cx="5141595" cy="86296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Lập phiếu nhập</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Thủ kho </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tạo phiếu nhập để nhập hàng vào kho</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(thủ kho) chọn vào chức năng Lập Phiếu Nhập</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yêu cầu Actor điền thông tin loại figure cần nhập vào Phiếu Nhập </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điền thông tin vào Phiếu Nhập và nhấn lưu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A1,A2</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sẽ cấp mã số cho Phiếu Nhập và lưu thông tin vào CSDL</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E1</w:t>
            </w:r>
          </w:p>
        </w:tc>
      </w:tr>
      <w:tr w:rsidR="002B0173">
        <w:trPr>
          <w:trHeight w:val="1046"/>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hỏi Actor muốn in Phiếu Nhập không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p>
        </w:tc>
      </w:tr>
      <w:tr w:rsidR="002B0173">
        <w:trPr>
          <w:trHeight w:val="88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in phiếu nhập</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78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in Phiếu Nhập cho Actor</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Khi Actor (Thủ kho) không muốn nhập hàng nữa có thể chọn xóa Phiếu Nhập. Hệ thống sẽ hiện ra bản thông báo hỏi actor có muốn xóa Phiếu Nhập không. Khi Actor (Thủ kho) chọn xóa xong hệ thống sẽ chuyển về tác vụ ban đầu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A2. </w:t>
            </w:r>
            <w:r>
              <w:rPr>
                <w:rFonts w:ascii="Times New Roman" w:eastAsia="Times New Roman" w:hAnsi="Times New Roman" w:cs="Times New Roman"/>
                <w:sz w:val="28"/>
                <w:szCs w:val="28"/>
              </w:rPr>
              <w:t>Tới đây actor có thể thoát khỏi chức năng lập phiếu nhập hoặc có thể nhập một đơn hàng khác.</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(Thủ kho) nhập dữ liệu không hợp lệ. Hệ thống sẽ hiện ra thông báo dữ liệu không hợp lệ và trở về màn hình yêu cầu điền thông tin nhập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E2. </w:t>
            </w:r>
            <w:r>
              <w:rPr>
                <w:rFonts w:ascii="Times New Roman" w:eastAsia="Times New Roman" w:hAnsi="Times New Roman" w:cs="Times New Roman"/>
                <w:sz w:val="28"/>
                <w:szCs w:val="28"/>
              </w:rPr>
              <w:t>Trong trường hợp Actor (Thủ kho) không muốn in Phiếu Nhập,  Actor (Thủ kho) chọn không in. Lúc này chức năng Lập Phiếu Nhập sẽ kết thúc.</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Nhập</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w:t>
            </w:r>
            <w:r>
              <w:rPr>
                <w:rFonts w:ascii="Times New Roman" w:eastAsia="Times New Roman" w:hAnsi="Times New Roman" w:cs="Times New Roman"/>
                <w:b/>
                <w:sz w:val="28"/>
                <w:szCs w:val="28"/>
              </w:rPr>
              <w:lastRenderedPageBreak/>
              <w:t>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Nhập được tạo ra</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5146040" cy="8294370"/>
                  <wp:effectExtent l="0" t="0" r="0" b="0"/>
                  <wp:docPr id="236" name="image65.png" descr="AD Lập Phiếu Nhập"/>
                  <wp:cNvGraphicFramePr/>
                  <a:graphic xmlns:a="http://schemas.openxmlformats.org/drawingml/2006/main">
                    <a:graphicData uri="http://schemas.openxmlformats.org/drawingml/2006/picture">
                      <pic:pic xmlns:pic="http://schemas.openxmlformats.org/drawingml/2006/picture">
                        <pic:nvPicPr>
                          <pic:cNvPr id="0" name="image65.png" descr="AD Lập Phiếu Nhập"/>
                          <pic:cNvPicPr preferRelativeResize="0"/>
                        </pic:nvPicPr>
                        <pic:blipFill>
                          <a:blip r:embed="rId9"/>
                          <a:srcRect/>
                          <a:stretch>
                            <a:fillRect/>
                          </a:stretch>
                        </pic:blipFill>
                        <pic:spPr>
                          <a:xfrm>
                            <a:off x="0" y="0"/>
                            <a:ext cx="5146040" cy="829437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EF1160">
      <w:pPr>
        <w:ind w:right="1180" w:firstLine="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1595" cy="862965"/>
                  <wp:effectExtent l="0" t="0" r="0" b="0"/>
                  <wp:docPr id="235" name="image63.png" descr="Lập phiếu xuất"/>
                  <wp:cNvGraphicFramePr/>
                  <a:graphic xmlns:a="http://schemas.openxmlformats.org/drawingml/2006/main">
                    <a:graphicData uri="http://schemas.openxmlformats.org/drawingml/2006/picture">
                      <pic:pic xmlns:pic="http://schemas.openxmlformats.org/drawingml/2006/picture">
                        <pic:nvPicPr>
                          <pic:cNvPr id="0" name="image63.png" descr="Lập phiếu xuất"/>
                          <pic:cNvPicPr preferRelativeResize="0"/>
                        </pic:nvPicPr>
                        <pic:blipFill>
                          <a:blip r:embed="rId10"/>
                          <a:srcRect/>
                          <a:stretch>
                            <a:fillRect/>
                          </a:stretch>
                        </pic:blipFill>
                        <pic:spPr>
                          <a:xfrm>
                            <a:off x="0" y="0"/>
                            <a:ext cx="5141595" cy="86296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Lập phiếu xuất</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Thủ kho </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tạo phiếu xuất để xuất hàng ra khỏi kho</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(thủ kho) chọn vào chức năng Lập Phiếu Xuất</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yêu cầu Actor điền thông tin </w:t>
            </w:r>
            <w:r>
              <w:rPr>
                <w:rFonts w:ascii="Times New Roman" w:eastAsia="Times New Roman" w:hAnsi="Times New Roman" w:cs="Times New Roman"/>
                <w:sz w:val="28"/>
                <w:szCs w:val="28"/>
              </w:rPr>
              <w:lastRenderedPageBreak/>
              <w:t xml:space="preserve">loại figure cần nhập vào Phiếu Nhập </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điền thông tin vào Phiếu Xuất và nhấn lưu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sẽ cấp mã số cho Phiếu Xuất và lưu thông tin vào CSDL</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E1</w:t>
            </w:r>
          </w:p>
        </w:tc>
      </w:tr>
      <w:tr w:rsidR="002B0173">
        <w:trPr>
          <w:trHeight w:val="1046"/>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hỏi Actor muốn in Phiếu Nhập không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p>
        </w:tc>
      </w:tr>
      <w:tr w:rsidR="002B0173">
        <w:trPr>
          <w:trHeight w:val="88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in phiếu nhập</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78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in Phiếu Nhập cho Actor</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Khi Actor (Thủ kho) không muốn nhập hàng nữa có thể chọn xóa Phiếu Xuất. Hệ thống sẽ hiện ra bản thông báo hỏi actor có muốn xóa Phiếu Xuất không. Khi Actor (Thủ kho) chọn xóa xong hệ thống sẽ chuyển về tác vụ ban đầu</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xml:space="preserve">. Actor (Thủ kho) nhập dữ liệu không hợp lệ. Hệ thống sẽ hiện ra thông báo dữ liệu không hợp lệ và trở </w:t>
            </w:r>
            <w:r>
              <w:rPr>
                <w:rFonts w:ascii="Times New Roman" w:eastAsia="Times New Roman" w:hAnsi="Times New Roman" w:cs="Times New Roman"/>
                <w:sz w:val="28"/>
                <w:szCs w:val="28"/>
              </w:rPr>
              <w:lastRenderedPageBreak/>
              <w:t>về mà hình yêu cầu điền thông tin nhập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E2. </w:t>
            </w:r>
            <w:r>
              <w:rPr>
                <w:rFonts w:ascii="Times New Roman" w:eastAsia="Times New Roman" w:hAnsi="Times New Roman" w:cs="Times New Roman"/>
                <w:sz w:val="28"/>
                <w:szCs w:val="28"/>
              </w:rPr>
              <w:t>Trong trường hợp Actor (Thủ kho) không muốn in Phiếu Nhập,  Actor (Thủ kho) chọn không in. Lúc này chức năng Lập Phiếu Xuất sẽ kết thúc.</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Xuất</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5142865" cy="8197850"/>
                  <wp:effectExtent l="0" t="0" r="0" b="0"/>
                  <wp:docPr id="238" name="image59.png" descr="AD Lập Phiếu Xuất"/>
                  <wp:cNvGraphicFramePr/>
                  <a:graphic xmlns:a="http://schemas.openxmlformats.org/drawingml/2006/main">
                    <a:graphicData uri="http://schemas.openxmlformats.org/drawingml/2006/picture">
                      <pic:pic xmlns:pic="http://schemas.openxmlformats.org/drawingml/2006/picture">
                        <pic:nvPicPr>
                          <pic:cNvPr id="0" name="image59.png" descr="AD Lập Phiếu Xuất"/>
                          <pic:cNvPicPr preferRelativeResize="0"/>
                        </pic:nvPicPr>
                        <pic:blipFill>
                          <a:blip r:embed="rId11"/>
                          <a:srcRect/>
                          <a:stretch>
                            <a:fillRect/>
                          </a:stretch>
                        </pic:blipFill>
                        <pic:spPr>
                          <a:xfrm>
                            <a:off x="0" y="0"/>
                            <a:ext cx="5142865" cy="819785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p w:rsidR="002B0173" w:rsidRDefault="002B0173">
      <w:pPr>
        <w:ind w:right="1180" w:firstLine="420"/>
        <w:rPr>
          <w:rFonts w:ascii="Times New Roman" w:eastAsia="Times New Roman" w:hAnsi="Times New Roman" w:cs="Times New Roman"/>
          <w:sz w:val="28"/>
          <w:szCs w:val="28"/>
        </w:rPr>
      </w:pPr>
    </w:p>
    <w:tbl>
      <w:tblPr>
        <w:tblStyle w:val="a2"/>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7"/>
        <w:gridCol w:w="2828"/>
        <w:gridCol w:w="61"/>
        <w:gridCol w:w="2768"/>
      </w:tblGrid>
      <w:tr w:rsidR="002B0173">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noProof/>
                <w:sz w:val="28"/>
                <w:szCs w:val="28"/>
                <w:lang w:eastAsia="en-US"/>
              </w:rPr>
              <w:drawing>
                <wp:inline distT="0" distB="0" distL="114300" distR="114300">
                  <wp:extent cx="5124448" cy="2305050"/>
                  <wp:effectExtent l="0" t="0" r="0" b="0"/>
                  <wp:docPr id="237" name="image70.png" descr="UC Quản Lý Nhập Hàng"/>
                  <wp:cNvGraphicFramePr/>
                  <a:graphic xmlns:a="http://schemas.openxmlformats.org/drawingml/2006/main">
                    <a:graphicData uri="http://schemas.openxmlformats.org/drawingml/2006/picture">
                      <pic:pic xmlns:pic="http://schemas.openxmlformats.org/drawingml/2006/picture">
                        <pic:nvPicPr>
                          <pic:cNvPr id="0" name="image70.png" descr="UC Quản Lý Nhập Hàng"/>
                          <pic:cNvPicPr preferRelativeResize="0"/>
                        </pic:nvPicPr>
                        <pic:blipFill>
                          <a:blip r:embed="rId12"/>
                          <a:srcRect/>
                          <a:stretch>
                            <a:fillRect/>
                          </a:stretch>
                        </pic:blipFill>
                        <pic:spPr>
                          <a:xfrm>
                            <a:off x="0" y="0"/>
                            <a:ext cx="5124448" cy="2305050"/>
                          </a:xfrm>
                          <a:prstGeom prst="rect">
                            <a:avLst/>
                          </a:prstGeom>
                          <a:ln/>
                        </pic:spPr>
                      </pic:pic>
                    </a:graphicData>
                  </a:graphic>
                </wp:inline>
              </w:drawing>
            </w:r>
          </w:p>
        </w:tc>
      </w:tr>
      <w:tr w:rsidR="002B0173">
        <w:trPr>
          <w:trHeight w:val="90"/>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Nhập Hàng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quản lý</w:t>
            </w:r>
          </w:p>
        </w:tc>
      </w:tr>
      <w:tr w:rsidR="002B0173">
        <w:trPr>
          <w:trHeight w:val="197"/>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sử dụng use case này để thực hiện quản lý nhập hàng. Khi số lượng của một figure trong kho đã hết, hay có nhu cầu thêm hàng, thì actor sẽ nhập thông tin hàng cần nhập và thông tin này là cơ sở cho thủ kho nhập hàng vào kho</w:t>
            </w:r>
          </w:p>
        </w:tc>
      </w:tr>
      <w:tr w:rsidR="002B0173">
        <w:trPr>
          <w:trHeight w:val="657"/>
        </w:trPr>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hiện ra màn </w:t>
            </w:r>
            <w:r>
              <w:rPr>
                <w:rFonts w:ascii="Times New Roman" w:eastAsia="Times New Roman" w:hAnsi="Times New Roman" w:cs="Times New Roman"/>
                <w:sz w:val="28"/>
                <w:szCs w:val="28"/>
              </w:rPr>
              <w:lastRenderedPageBreak/>
              <w:t>hình chính menu chứa các lựa chọn</w:t>
            </w:r>
          </w:p>
        </w:tc>
      </w:tr>
      <w:tr w:rsidR="002B0173">
        <w:trPr>
          <w:trHeight w:val="764"/>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chức năng Quản Lý Nhập Hàng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yêu cầu Actor nhập mã hàng cần nhập </w:t>
            </w:r>
          </w:p>
        </w:tc>
      </w:tr>
      <w:tr w:rsidR="002B0173">
        <w:trPr>
          <w:trHeight w:val="752"/>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vào mã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538"/>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sẽ kiểm tra tính hợp lệ của mã hàng </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rPr>
          <w:trHeight w:val="538"/>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nhập số lượng hàng cần nhập</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r>
      <w:tr w:rsidR="002B0173">
        <w:trPr>
          <w:trHeight w:val="538"/>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nhập vào số lượng hàng cần nhập</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r>
      <w:tr w:rsidR="002B0173">
        <w:trPr>
          <w:trHeight w:val="854"/>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ghi nhận số lượng hàng cần nhập </w:t>
            </w:r>
          </w:p>
        </w:tc>
      </w:tr>
      <w:tr w:rsidR="002B0173">
        <w:trPr>
          <w:trHeight w:val="887"/>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nhập mã nhà sản xuất</w:t>
            </w:r>
          </w:p>
        </w:tc>
      </w:tr>
      <w:tr w:rsidR="002B0173">
        <w:trPr>
          <w:trHeight w:val="887"/>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mã nhà sản xuất</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A2</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87"/>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kiểm tra tính hợp lệ của nhà sản xuất </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p>
        </w:tc>
      </w:tr>
      <w:tr w:rsidR="002B0173">
        <w:trPr>
          <w:trHeight w:val="788"/>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chuyển thông tin vừa nhập đến thủ kho</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r>
      <w:tr w:rsidR="002B0173">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hỏi actor có muốn thêm mã hàng figure này vào hệ thống không</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thêm hàng</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nhập tên mặt hàng figure</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tên mặt hàng figure</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lưu mã hàng và tên hàng</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A2</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hỏi actor có muốn thêm mã nhà sản xuất này vào hệ thống không</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thêm mã hàng</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nhập tên nhà sản xuất figure</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tên nhà sản xuất figure</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678"/>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lưu mã hàng và tên hàng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Hệ thống kiểm tra thấy actor nhập vào mã hàng không hợp lệ. Lúc này hệ thống sẽ nhắc actor đã nhập sai mã hàng và yêu cầu nhập lại</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E2. </w:t>
            </w:r>
            <w:r>
              <w:rPr>
                <w:rFonts w:ascii="Times New Roman" w:eastAsia="Times New Roman" w:hAnsi="Times New Roman" w:cs="Times New Roman"/>
                <w:sz w:val="28"/>
                <w:szCs w:val="28"/>
              </w:rPr>
              <w:t>Hệ thống kiểm tra thấy actor nhập vào mã nhà sản xuất không hợp lệ. Lúc này hệ thống sẽ nhắc actor đã nhập sai mã nhà sản xuất và yêu cầu nhập lại</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Xuất</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Assumptions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noProof/>
                <w:sz w:val="28"/>
                <w:szCs w:val="28"/>
                <w:lang w:eastAsia="en-US"/>
              </w:rPr>
              <w:lastRenderedPageBreak/>
              <w:drawing>
                <wp:inline distT="0" distB="0" distL="114300" distR="114300">
                  <wp:extent cx="4777740" cy="8855708"/>
                  <wp:effectExtent l="0" t="0" r="0" b="0"/>
                  <wp:docPr id="240" name="image61.png" descr="AD quản lý nhập hàng"/>
                  <wp:cNvGraphicFramePr/>
                  <a:graphic xmlns:a="http://schemas.openxmlformats.org/drawingml/2006/main">
                    <a:graphicData uri="http://schemas.openxmlformats.org/drawingml/2006/picture">
                      <pic:pic xmlns:pic="http://schemas.openxmlformats.org/drawingml/2006/picture">
                        <pic:nvPicPr>
                          <pic:cNvPr id="0" name="image61.png" descr="AD quản lý nhập hàng"/>
                          <pic:cNvPicPr preferRelativeResize="0"/>
                        </pic:nvPicPr>
                        <pic:blipFill>
                          <a:blip r:embed="rId13"/>
                          <a:srcRect/>
                          <a:stretch>
                            <a:fillRect/>
                          </a:stretch>
                        </pic:blipFill>
                        <pic:spPr>
                          <a:xfrm>
                            <a:off x="0" y="0"/>
                            <a:ext cx="4777740" cy="8855708"/>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tbl>
      <w:tblPr>
        <w:tblStyle w:val="a3"/>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1595" cy="862965"/>
                  <wp:effectExtent l="0" t="0" r="0" b="0"/>
                  <wp:docPr id="239" name="image63.png" descr="Lập phiếu xuất"/>
                  <wp:cNvGraphicFramePr/>
                  <a:graphic xmlns:a="http://schemas.openxmlformats.org/drawingml/2006/main">
                    <a:graphicData uri="http://schemas.openxmlformats.org/drawingml/2006/picture">
                      <pic:pic xmlns:pic="http://schemas.openxmlformats.org/drawingml/2006/picture">
                        <pic:nvPicPr>
                          <pic:cNvPr id="0" name="image63.png" descr="Lập phiếu xuất"/>
                          <pic:cNvPicPr preferRelativeResize="0"/>
                        </pic:nvPicPr>
                        <pic:blipFill>
                          <a:blip r:embed="rId10"/>
                          <a:srcRect/>
                          <a:stretch>
                            <a:fillRect/>
                          </a:stretch>
                        </pic:blipFill>
                        <pic:spPr>
                          <a:xfrm>
                            <a:off x="0" y="0"/>
                            <a:ext cx="5141595" cy="86296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xuất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thủ kho</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này cho phép quản lý việc xuất hàng ra khỏi kho và kiểm soát được số lượng hàng trong kho.</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hiện ra màn hình chính menu chứa các lựa </w:t>
            </w:r>
            <w:r>
              <w:rPr>
                <w:rFonts w:ascii="Times New Roman" w:eastAsia="Times New Roman" w:hAnsi="Times New Roman" w:cs="Times New Roman"/>
                <w:sz w:val="28"/>
                <w:szCs w:val="28"/>
              </w:rPr>
              <w:lastRenderedPageBreak/>
              <w:t>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(thủ kho) chọn vào chức năng Quản Lý Xuất Hàng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Actor nhập mã hàng cần xuất</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mã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tính hợp lệ của mã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E1</w:t>
            </w:r>
          </w:p>
        </w:tc>
      </w:tr>
      <w:tr w:rsidR="002B0173">
        <w:trPr>
          <w:trHeight w:val="1046"/>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yêu cầu nhập số lượng cần xuất</w:t>
            </w:r>
          </w:p>
        </w:tc>
      </w:tr>
      <w:tr w:rsidR="002B0173">
        <w:trPr>
          <w:trHeight w:val="88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nhập số lượng hàng cần xuất</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78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số lượng yêu có thỏa số lượng hàng còn trong kho không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E2</w:t>
            </w:r>
          </w:p>
        </w:tc>
      </w:tr>
      <w:tr w:rsidR="002B0173">
        <w:trPr>
          <w:trHeight w:val="78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chuyển thông tin vừa nhập đến thủ kho</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Khi Actor (Thủ kho) không muốn nhập hàng nữa có thể chọn xóa Phiếu Xuất. Hệ thống sẽ hiện ra bản thông báo hỏi actor có muốn xóa Phiếu Xuất không. Khi Actor (Thủ kho) chọn xóa xong hệ thống sẽ chuyển về tác vụ ban đầu</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(Thủ kho) nhập vào mã hàng không có trong hệ thống. Hệ thống sẽ hiện ra thông báo mã không tồn tại và yêu cầu nhập lại.</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r>
              <w:rPr>
                <w:rFonts w:ascii="Times New Roman" w:eastAsia="Times New Roman" w:hAnsi="Times New Roman" w:cs="Times New Roman"/>
                <w:sz w:val="28"/>
                <w:szCs w:val="28"/>
              </w:rPr>
              <w:t xml:space="preserve"> Hệ thống thông báo số lượng mà actor vừa yêu cầu xuất vượt quá số lượng hiện có trong kho và yêu cầu nhập lại số lượng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chọn tạo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Pr>
                <w:rFonts w:ascii="Times New Roman" w:eastAsia="Times New Roman" w:hAnsi="Times New Roman" w:cs="Times New Roman"/>
                <w:b/>
                <w:sz w:val="28"/>
                <w:szCs w:val="28"/>
              </w:rPr>
              <w:lastRenderedPageBreak/>
              <w:t>: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4587240" cy="8857615"/>
                  <wp:effectExtent l="0" t="0" r="0" b="0"/>
                  <wp:docPr id="243" name="image75.png" descr="AD quản lý xuất hàng"/>
                  <wp:cNvGraphicFramePr/>
                  <a:graphic xmlns:a="http://schemas.openxmlformats.org/drawingml/2006/main">
                    <a:graphicData uri="http://schemas.openxmlformats.org/drawingml/2006/picture">
                      <pic:pic xmlns:pic="http://schemas.openxmlformats.org/drawingml/2006/picture">
                        <pic:nvPicPr>
                          <pic:cNvPr id="0" name="image75.png" descr="AD quản lý xuất hàng"/>
                          <pic:cNvPicPr preferRelativeResize="0"/>
                        </pic:nvPicPr>
                        <pic:blipFill>
                          <a:blip r:embed="rId14"/>
                          <a:srcRect/>
                          <a:stretch>
                            <a:fillRect/>
                          </a:stretch>
                        </pic:blipFill>
                        <pic:spPr>
                          <a:xfrm>
                            <a:off x="0" y="0"/>
                            <a:ext cx="4587240" cy="8857615"/>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tbl>
      <w:tblPr>
        <w:tblStyle w:val="a4"/>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noProof/>
                <w:sz w:val="28"/>
                <w:szCs w:val="28"/>
                <w:lang w:eastAsia="en-US"/>
              </w:rPr>
              <w:drawing>
                <wp:inline distT="0" distB="0" distL="114300" distR="114300">
                  <wp:extent cx="5142865" cy="2555240"/>
                  <wp:effectExtent l="0" t="0" r="0" b="0"/>
                  <wp:docPr id="24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5142865" cy="2555240"/>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NV xử lý đơn hàng</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nhân viên xử lý đơn hàng có thể xem thông tin về các đơn hàng đã được lưu trữ trong hệ thống,số lượng đơn hàng bị hủy, đơn hàng đang chờ xử lý.</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chức năng Quản Lý Đơn Hàng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ra trạng thái của các đơn hàng </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đơn hàng muốn xử lý</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sz w:val="28"/>
                <w:szCs w:val="28"/>
              </w:rPr>
              <w:t>Hệ thống hiển thị thông tin chi tiết của đơn hàng và tiến hành xử lý đơn hàng</w:t>
            </w:r>
          </w:p>
        </w:tc>
      </w:tr>
      <w:tr w:rsidR="002B0173">
        <w:trPr>
          <w:trHeight w:val="1046"/>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widowControl/>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Actor lựa chọn thay đổi trạng thái cho đơn hàng.</w:t>
            </w:r>
          </w:p>
          <w:p w:rsidR="002B0173" w:rsidRDefault="00EF1160">
            <w:pPr>
              <w:widowControl/>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8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lưu lại trạng thái của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 (luồng nghiệp vụ phụ)</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Trong trường hợp actor không muốn thay đổi trạng thái của đơn hàng có thể chọn hủy. Lúc này hệ thống sẽ quay về màn hình hiển thị danh sách các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quản lý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được trạng thái của các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120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3408680" cy="8858885"/>
                  <wp:effectExtent l="0" t="0" r="0" b="0"/>
                  <wp:docPr id="242" name="image69.png" descr="AD Quản Lý Bán Hàng"/>
                  <wp:cNvGraphicFramePr/>
                  <a:graphic xmlns:a="http://schemas.openxmlformats.org/drawingml/2006/main">
                    <a:graphicData uri="http://schemas.openxmlformats.org/drawingml/2006/picture">
                      <pic:pic xmlns:pic="http://schemas.openxmlformats.org/drawingml/2006/picture">
                        <pic:nvPicPr>
                          <pic:cNvPr id="0" name="image69.png" descr="AD Quản Lý Bán Hàng"/>
                          <pic:cNvPicPr preferRelativeResize="0"/>
                        </pic:nvPicPr>
                        <pic:blipFill>
                          <a:blip r:embed="rId16"/>
                          <a:srcRect/>
                          <a:stretch>
                            <a:fillRect/>
                          </a:stretch>
                        </pic:blipFill>
                        <pic:spPr>
                          <a:xfrm>
                            <a:off x="0" y="0"/>
                            <a:ext cx="3408680" cy="8858885"/>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p w:rsidR="002B0173" w:rsidRDefault="002B0173">
      <w:pPr>
        <w:ind w:right="1180" w:firstLine="420"/>
        <w:rPr>
          <w:rFonts w:ascii="Times New Roman" w:eastAsia="Times New Roman" w:hAnsi="Times New Roman" w:cs="Times New Roman"/>
          <w:sz w:val="28"/>
          <w:szCs w:val="28"/>
        </w:rPr>
      </w:pPr>
    </w:p>
    <w:tbl>
      <w:tblPr>
        <w:tblStyle w:val="a5"/>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2230" cy="2134235"/>
                  <wp:effectExtent l="0" t="0" r="0" b="0"/>
                  <wp:docPr id="244" name="image72.png" descr="UC Quản Lý Khách Hàng"/>
                  <wp:cNvGraphicFramePr/>
                  <a:graphic xmlns:a="http://schemas.openxmlformats.org/drawingml/2006/main">
                    <a:graphicData uri="http://schemas.openxmlformats.org/drawingml/2006/picture">
                      <pic:pic xmlns:pic="http://schemas.openxmlformats.org/drawingml/2006/picture">
                        <pic:nvPicPr>
                          <pic:cNvPr id="0" name="image72.png" descr="UC Quản Lý Khách Hàng"/>
                          <pic:cNvPicPr preferRelativeResize="0"/>
                        </pic:nvPicPr>
                        <pic:blipFill>
                          <a:blip r:embed="rId17"/>
                          <a:srcRect/>
                          <a:stretch>
                            <a:fillRect/>
                          </a:stretch>
                        </pic:blipFill>
                        <pic:spPr>
                          <a:xfrm>
                            <a:off x="0" y="0"/>
                            <a:ext cx="5142230" cy="213423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Khách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NV xử lý đơn hàng, quản lý</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sử dụng chức năng này này để thực hiện việc quản lý thông tin của khách hàng </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đăng </w:t>
            </w:r>
            <w:r>
              <w:rPr>
                <w:rFonts w:ascii="Times New Roman" w:eastAsia="Times New Roman" w:hAnsi="Times New Roman" w:cs="Times New Roman"/>
                <w:sz w:val="28"/>
                <w:szCs w:val="28"/>
              </w:rPr>
              <w:lastRenderedPageBreak/>
              <w:t>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chức năng Quản Lý Khách Hàng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danh sách các khách hàng thành viên </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thành viên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158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sz w:val="28"/>
                <w:szCs w:val="28"/>
              </w:rPr>
              <w:t>Hệ thống hiển thị thông tin của khách hàng (địa chỉ, sđt, email, các lần đăng nhập vào website, tuần xuất mua hàng của khách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w:t>
            </w:r>
            <w:r>
              <w:rPr>
                <w:rFonts w:ascii="Times New Roman" w:eastAsia="Times New Roman" w:hAnsi="Times New Roman" w:cs="Times New Roman"/>
                <w:b/>
                <w:sz w:val="28"/>
                <w:szCs w:val="28"/>
              </w:rPr>
              <w:lastRenderedPageBreak/>
              <w:t>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A1.</w:t>
            </w:r>
            <w:r>
              <w:rPr>
                <w:rFonts w:ascii="Times New Roman" w:eastAsia="Times New Roman" w:hAnsi="Times New Roman" w:cs="Times New Roman"/>
                <w:sz w:val="28"/>
                <w:szCs w:val="28"/>
              </w:rPr>
              <w:t xml:space="preserve"> Khi Actor chọn thêm, xóa hoặc </w:t>
            </w:r>
            <w:r>
              <w:rPr>
                <w:rFonts w:ascii="Times New Roman" w:eastAsia="Times New Roman" w:hAnsi="Times New Roman" w:cs="Times New Roman"/>
                <w:sz w:val="28"/>
                <w:szCs w:val="28"/>
              </w:rPr>
              <w:lastRenderedPageBreak/>
              <w:t xml:space="preserve">thay đổi thông tin khách hàng. Hệ thống hiển thị ra yêu cầu nhập thông tin về thành viên, actor nhập thông tin </w:t>
            </w: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xml:space="preserve"> và chọn xác nhận. Hệ thống sẽ hiển thị lưu thông tin thành công đối với việc thêm và thay đổi thông tin khác hàng, xóa thành công khi chọn xóa thông tin khách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nhập dữ liệu không hợp lệ. Hệ thống sẽ hiện ra thông báo dữ liệu không hợp lệ và yêu cầu actor nhập lại thông tin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quản lý khách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5142865" cy="5929630"/>
                  <wp:effectExtent l="0" t="0" r="0" b="0"/>
                  <wp:docPr id="245" name="image81.png" descr="AD Quản lý khách hàn"/>
                  <wp:cNvGraphicFramePr/>
                  <a:graphic xmlns:a="http://schemas.openxmlformats.org/drawingml/2006/main">
                    <a:graphicData uri="http://schemas.openxmlformats.org/drawingml/2006/picture">
                      <pic:pic xmlns:pic="http://schemas.openxmlformats.org/drawingml/2006/picture">
                        <pic:nvPicPr>
                          <pic:cNvPr id="0" name="image81.png" descr="AD Quản lý khách hàn"/>
                          <pic:cNvPicPr preferRelativeResize="0"/>
                        </pic:nvPicPr>
                        <pic:blipFill>
                          <a:blip r:embed="rId18"/>
                          <a:srcRect/>
                          <a:stretch>
                            <a:fillRect/>
                          </a:stretch>
                        </pic:blipFill>
                        <pic:spPr>
                          <a:xfrm>
                            <a:off x="0" y="0"/>
                            <a:ext cx="5142865" cy="592963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tbl>
      <w:tblPr>
        <w:tblStyle w:val="a6"/>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999"/>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3076575" cy="828675"/>
                  <wp:effectExtent l="0" t="0" r="0" b="0"/>
                  <wp:docPr id="246" name="image78.png" descr="UC Lập Hóa Đơn"/>
                  <wp:cNvGraphicFramePr/>
                  <a:graphic xmlns:a="http://schemas.openxmlformats.org/drawingml/2006/main">
                    <a:graphicData uri="http://schemas.openxmlformats.org/drawingml/2006/picture">
                      <pic:pic xmlns:pic="http://schemas.openxmlformats.org/drawingml/2006/picture">
                        <pic:nvPicPr>
                          <pic:cNvPr id="0" name="image78.png" descr="UC Lập Hóa Đơn"/>
                          <pic:cNvPicPr preferRelativeResize="0"/>
                        </pic:nvPicPr>
                        <pic:blipFill>
                          <a:blip r:embed="rId19"/>
                          <a:srcRect/>
                          <a:stretch>
                            <a:fillRect/>
                          </a:stretch>
                        </pic:blipFill>
                        <pic:spPr>
                          <a:xfrm>
                            <a:off x="0" y="0"/>
                            <a:ext cx="3076575" cy="82867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User case </w:t>
            </w:r>
            <w:r>
              <w:rPr>
                <w:rFonts w:ascii="Times New Roman" w:eastAsia="Times New Roman" w:hAnsi="Times New Roman" w:cs="Times New Roman"/>
                <w:b/>
                <w:sz w:val="28"/>
                <w:szCs w:val="28"/>
              </w:rPr>
              <w:lastRenderedPageBreak/>
              <w:t>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07</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Lập Hóa Đơn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Xử Lý Đơn Hàng</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sử dụng use case này để tạo ra một bảng hóa đơn để khách hàng thanh toán khi mua hàng </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chức năng Lập Hóa Đơn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danh sách các đơn hàng của khách hàng</w:t>
            </w:r>
          </w:p>
        </w:tc>
      </w:tr>
      <w:tr w:rsidR="002B0173">
        <w:trPr>
          <w:trHeight w:val="72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đơn hàng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hiện ra thông tin chi tiết của </w:t>
            </w:r>
            <w:r>
              <w:rPr>
                <w:rFonts w:ascii="Times New Roman" w:eastAsia="Times New Roman" w:hAnsi="Times New Roman" w:cs="Times New Roman"/>
                <w:sz w:val="28"/>
                <w:szCs w:val="28"/>
              </w:rPr>
              <w:lastRenderedPageBreak/>
              <w:t>đơn hàng</w:t>
            </w: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kiểm tra lại đơn hàng và chọn in Hóa Đơn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379"/>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in ra một hóa đơn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đăng ký thành viên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Một hóa đơn đã được lập</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999"/>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3695700" cy="5848350"/>
                  <wp:effectExtent l="0" t="0" r="0" b="0"/>
                  <wp:docPr id="247" name="image76.png" descr="AD Lập Hóa Đơn"/>
                  <wp:cNvGraphicFramePr/>
                  <a:graphic xmlns:a="http://schemas.openxmlformats.org/drawingml/2006/main">
                    <a:graphicData uri="http://schemas.openxmlformats.org/drawingml/2006/picture">
                      <pic:pic xmlns:pic="http://schemas.openxmlformats.org/drawingml/2006/picture">
                        <pic:nvPicPr>
                          <pic:cNvPr id="0" name="image76.png" descr="AD Lập Hóa Đơn"/>
                          <pic:cNvPicPr preferRelativeResize="0"/>
                        </pic:nvPicPr>
                        <pic:blipFill>
                          <a:blip r:embed="rId20"/>
                          <a:srcRect/>
                          <a:stretch>
                            <a:fillRect/>
                          </a:stretch>
                        </pic:blipFill>
                        <pic:spPr>
                          <a:xfrm>
                            <a:off x="0" y="0"/>
                            <a:ext cx="3695700" cy="584835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tbl>
      <w:tblPr>
        <w:tblStyle w:val="a7"/>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4314825" cy="2447925"/>
                  <wp:effectExtent l="0" t="0" r="0" b="0"/>
                  <wp:docPr id="248" name="image79.png" descr="UC Xem Thông tin figure"/>
                  <wp:cNvGraphicFramePr/>
                  <a:graphic xmlns:a="http://schemas.openxmlformats.org/drawingml/2006/main">
                    <a:graphicData uri="http://schemas.openxmlformats.org/drawingml/2006/picture">
                      <pic:pic xmlns:pic="http://schemas.openxmlformats.org/drawingml/2006/picture">
                        <pic:nvPicPr>
                          <pic:cNvPr id="0" name="image79.png" descr="UC Xem Thông tin figure"/>
                          <pic:cNvPicPr preferRelativeResize="0"/>
                        </pic:nvPicPr>
                        <pic:blipFill>
                          <a:blip r:embed="rId21"/>
                          <a:srcRect/>
                          <a:stretch>
                            <a:fillRect/>
                          </a:stretch>
                        </pic:blipFill>
                        <pic:spPr>
                          <a:xfrm>
                            <a:off x="0" y="0"/>
                            <a:ext cx="4314825" cy="244792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08</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thường, khách hàng thành viên</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chức năng này để xem thông tin chi tiết của từng loại figure mà shop hiện có</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chọn vào một loại figure cần xem </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thông tin chi tiết của figure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loại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đã truy cập vào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phải truy cập vào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Xem được thông tin chi tiết của ít nhất một loại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120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3409950" cy="3876675"/>
                  <wp:effectExtent l="0" t="0" r="0" b="0"/>
                  <wp:docPr id="249" name="image73.png" descr="AD Xem TT figure"/>
                  <wp:cNvGraphicFramePr/>
                  <a:graphic xmlns:a="http://schemas.openxmlformats.org/drawingml/2006/main">
                    <a:graphicData uri="http://schemas.openxmlformats.org/drawingml/2006/picture">
                      <pic:pic xmlns:pic="http://schemas.openxmlformats.org/drawingml/2006/picture">
                        <pic:nvPicPr>
                          <pic:cNvPr id="0" name="image73.png" descr="AD Xem TT figure"/>
                          <pic:cNvPicPr preferRelativeResize="0"/>
                        </pic:nvPicPr>
                        <pic:blipFill>
                          <a:blip r:embed="rId22"/>
                          <a:srcRect/>
                          <a:stretch>
                            <a:fillRect/>
                          </a:stretch>
                        </pic:blipFill>
                        <pic:spPr>
                          <a:xfrm>
                            <a:off x="0" y="0"/>
                            <a:ext cx="3409950" cy="3876675"/>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tbl>
      <w:tblPr>
        <w:tblStyle w:val="a8"/>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4314825" cy="2447925"/>
                  <wp:effectExtent l="0" t="0" r="0" b="0"/>
                  <wp:docPr id="250" name="image79.png" descr="UC Xem Thông tin figure"/>
                  <wp:cNvGraphicFramePr/>
                  <a:graphic xmlns:a="http://schemas.openxmlformats.org/drawingml/2006/main">
                    <a:graphicData uri="http://schemas.openxmlformats.org/drawingml/2006/picture">
                      <pic:pic xmlns:pic="http://schemas.openxmlformats.org/drawingml/2006/picture">
                        <pic:nvPicPr>
                          <pic:cNvPr id="0" name="image79.png" descr="UC Xem Thông tin figure"/>
                          <pic:cNvPicPr preferRelativeResize="0"/>
                        </pic:nvPicPr>
                        <pic:blipFill>
                          <a:blip r:embed="rId21"/>
                          <a:srcRect/>
                          <a:stretch>
                            <a:fillRect/>
                          </a:stretch>
                        </pic:blipFill>
                        <pic:spPr>
                          <a:xfrm>
                            <a:off x="0" y="0"/>
                            <a:ext cx="4314825" cy="244792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08</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thường, khách hàng thành viên</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chức năng này để xem thông tin chi tiết của từng loại figure mà shop hiện có</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Basic Course of </w:t>
            </w:r>
            <w:r>
              <w:rPr>
                <w:rFonts w:ascii="Times New Roman" w:eastAsia="Times New Roman" w:hAnsi="Times New Roman" w:cs="Times New Roman"/>
                <w:b/>
                <w:sz w:val="28"/>
                <w:szCs w:val="28"/>
              </w:rPr>
              <w:lastRenderedPageBreak/>
              <w:t>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chọn vào một loại figure cần xem </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thông tin về loại figure đó</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chi tiết để có thể xem thông tin chi tiết cũng như tóm tắt về figure</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thông tin chi tiết của figure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loại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đã truy cập vào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phải truy cập vào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w:t>
            </w:r>
            <w:r>
              <w:rPr>
                <w:rFonts w:ascii="Times New Roman" w:eastAsia="Times New Roman" w:hAnsi="Times New Roman" w:cs="Times New Roman"/>
                <w:b/>
                <w:sz w:val="28"/>
                <w:szCs w:val="28"/>
              </w:rPr>
              <w:lastRenderedPageBreak/>
              <w: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Xem được thông tin chi tiết của ít nhất một loại figure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firstLine="420"/>
        <w:rPr>
          <w:rFonts w:ascii="Times New Roman" w:eastAsia="Times New Roman" w:hAnsi="Times New Roman" w:cs="Times New Roman"/>
          <w:sz w:val="28"/>
          <w:szCs w:val="28"/>
        </w:rPr>
      </w:pPr>
    </w:p>
    <w:p w:rsidR="002B0173" w:rsidRDefault="002B0173">
      <w:pPr>
        <w:ind w:right="1180"/>
        <w:rPr>
          <w:sz w:val="28"/>
          <w:szCs w:val="28"/>
        </w:rPr>
      </w:pPr>
    </w:p>
    <w:p w:rsidR="002B0173" w:rsidRDefault="002B0173">
      <w:pPr>
        <w:ind w:right="1180" w:firstLine="420"/>
        <w:rPr>
          <w:rFonts w:ascii="Times New Roman" w:eastAsia="Times New Roman" w:hAnsi="Times New Roman" w:cs="Times New Roman"/>
          <w:sz w:val="28"/>
          <w:szCs w:val="28"/>
        </w:rPr>
      </w:pPr>
    </w:p>
    <w:tbl>
      <w:tblPr>
        <w:tblStyle w:val="a9"/>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7"/>
        <w:gridCol w:w="2828"/>
        <w:gridCol w:w="61"/>
        <w:gridCol w:w="2768"/>
      </w:tblGrid>
      <w:tr w:rsidR="002B0173">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1398"/>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3267075" cy="2447925"/>
                  <wp:effectExtent l="0" t="0" r="0" b="0"/>
                  <wp:docPr id="251" name="image74.png" descr="UC Thêm Vào Giỏ Hàng"/>
                  <wp:cNvGraphicFramePr/>
                  <a:graphic xmlns:a="http://schemas.openxmlformats.org/drawingml/2006/main">
                    <a:graphicData uri="http://schemas.openxmlformats.org/drawingml/2006/picture">
                      <pic:pic xmlns:pic="http://schemas.openxmlformats.org/drawingml/2006/picture">
                        <pic:nvPicPr>
                          <pic:cNvPr id="0" name="image74.png" descr="UC Thêm Vào Giỏ Hàng"/>
                          <pic:cNvPicPr preferRelativeResize="0"/>
                        </pic:nvPicPr>
                        <pic:blipFill>
                          <a:blip r:embed="rId23"/>
                          <a:srcRect/>
                          <a:stretch>
                            <a:fillRect/>
                          </a:stretch>
                        </pic:blipFill>
                        <pic:spPr>
                          <a:xfrm>
                            <a:off x="0" y="0"/>
                            <a:ext cx="3267075" cy="2447925"/>
                          </a:xfrm>
                          <a:prstGeom prst="rect">
                            <a:avLst/>
                          </a:prstGeom>
                          <a:ln/>
                        </pic:spPr>
                      </pic:pic>
                    </a:graphicData>
                  </a:graphic>
                </wp:inline>
              </w:drawing>
            </w:r>
          </w:p>
        </w:tc>
      </w:tr>
      <w:tr w:rsidR="002B0173">
        <w:trPr>
          <w:trHeight w:val="90"/>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09</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Thêm vào giỏ hàng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thường, khách hàng thành viên</w:t>
            </w:r>
          </w:p>
        </w:tc>
      </w:tr>
      <w:tr w:rsidR="002B0173">
        <w:trPr>
          <w:trHeight w:val="197"/>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Maturity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chức năng này để thêm một figure vào giỏ hàng</w:t>
            </w:r>
          </w:p>
        </w:tc>
      </w:tr>
      <w:tr w:rsidR="002B0173">
        <w:trPr>
          <w:trHeight w:val="657"/>
        </w:trPr>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loại figure</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thông tin của loại figure đó</w:t>
            </w: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thêm vào giỏ hàng để đưa sản phẩm muốn chọn vào giỏ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lưu trữ thông tin sản phẩm mà actor đã đưa vào   giỏ hàng</w:t>
            </w:r>
          </w:p>
        </w:tc>
      </w:tr>
      <w:tr w:rsidR="002B0173">
        <w:trPr>
          <w:trHeight w:val="572"/>
        </w:trPr>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A1</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loại bỏ figure ra khỏi giỏ hàng</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w:t>
            </w:r>
            <w:r>
              <w:rPr>
                <w:rFonts w:ascii="Times New Roman" w:eastAsia="Times New Roman" w:hAnsi="Times New Roman" w:cs="Times New Roman"/>
                <w:sz w:val="28"/>
                <w:szCs w:val="28"/>
              </w:rPr>
              <w:lastRenderedPageBreak/>
              <w:t>thông báo để khách hàng xác nhận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loại bỏ</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quay lại danh sách các sản phẩm trong giỏ hàng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một loại figure</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truy cập vào website</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phải truy cập vào website </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Đưa được một figure vào giỏ hàng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6040" cy="5622925"/>
                  <wp:effectExtent l="0" t="0" r="0" b="0"/>
                  <wp:docPr id="219" name="image50.png" descr="AD Thêm Vào Giỏ Hàng"/>
                  <wp:cNvGraphicFramePr/>
                  <a:graphic xmlns:a="http://schemas.openxmlformats.org/drawingml/2006/main">
                    <a:graphicData uri="http://schemas.openxmlformats.org/drawingml/2006/picture">
                      <pic:pic xmlns:pic="http://schemas.openxmlformats.org/drawingml/2006/picture">
                        <pic:nvPicPr>
                          <pic:cNvPr id="0" name="image50.png" descr="AD Thêm Vào Giỏ Hàng"/>
                          <pic:cNvPicPr preferRelativeResize="0"/>
                        </pic:nvPicPr>
                        <pic:blipFill>
                          <a:blip r:embed="rId24"/>
                          <a:srcRect/>
                          <a:stretch>
                            <a:fillRect/>
                          </a:stretch>
                        </pic:blipFill>
                        <pic:spPr>
                          <a:xfrm>
                            <a:off x="0" y="0"/>
                            <a:ext cx="5146040" cy="5622925"/>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tbl>
      <w:tblPr>
        <w:tblStyle w:val="aa"/>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noProof/>
                <w:sz w:val="28"/>
                <w:szCs w:val="28"/>
                <w:lang w:eastAsia="en-US"/>
              </w:rPr>
              <w:lastRenderedPageBreak/>
              <w:drawing>
                <wp:inline distT="0" distB="0" distL="114300" distR="114300">
                  <wp:extent cx="5139690" cy="1654810"/>
                  <wp:effectExtent l="0" t="0" r="0" b="0"/>
                  <wp:docPr id="2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139690" cy="1654810"/>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thành viên</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Thủ kho tạo phiếu xuất để xuất hàng ra khỏi kho</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Thanh Toán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tiến hành tính toán những figure mà khách hàng đã thêm vào giỏ hàng và hiển thị ra màn hình</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xác nhận thông tin giao hàng, kiểm tra lại đơn hàng cần </w:t>
            </w:r>
            <w:r>
              <w:rPr>
                <w:rFonts w:ascii="Times New Roman" w:eastAsia="Times New Roman" w:hAnsi="Times New Roman" w:cs="Times New Roman"/>
                <w:sz w:val="28"/>
                <w:szCs w:val="28"/>
              </w:rPr>
              <w:lastRenderedPageBreak/>
              <w:t>thanh toán và chọn xác nhận thanh toán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tiếp nhận  thông tin và yêu cầu chọn phương thức thanh toán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phương thức thanh toán khi nhận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 A2</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thông báo đặt hàng thành công và tiến hành lập hóa đơn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Khi Actor không muốn tiếp tục việc thanh toán. Lúc này actor chọn hủy thanh toán. Hệ thống hiện tra bản thông báo hỏi actor có muốn thanh toán không và yêu cầu chọn lý do.</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A2.</w:t>
            </w:r>
            <w:r>
              <w:rPr>
                <w:rFonts w:ascii="Times New Roman" w:eastAsia="Times New Roman" w:hAnsi="Times New Roman" w:cs="Times New Roman"/>
                <w:sz w:val="28"/>
                <w:szCs w:val="28"/>
              </w:rPr>
              <w:t xml:space="preserve"> Khi actor chọn thanh toán bằng phương thức khác. Hệ thống sẽ hiện ra màn hình các hình thức thanh toán khác mà shop đã liên kết và tiến hàng giao thanh toán.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điền thông tin giao hàng không chính xác, hệ thống sẽ yêu cầu actor điền lại thông tin giao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chọn vào thanh toán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chọn được mặt hàng figure đưa vào giỏ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có ít nhất 1 figure trong giỏ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Một đơn hàng đã được thanh toán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5140960" cy="8702040"/>
                  <wp:effectExtent l="0" t="0" r="0" b="0"/>
                  <wp:docPr id="221" name="image52.png" descr="AD Thanh Toán"/>
                  <wp:cNvGraphicFramePr/>
                  <a:graphic xmlns:a="http://schemas.openxmlformats.org/drawingml/2006/main">
                    <a:graphicData uri="http://schemas.openxmlformats.org/drawingml/2006/picture">
                      <pic:pic xmlns:pic="http://schemas.openxmlformats.org/drawingml/2006/picture">
                        <pic:nvPicPr>
                          <pic:cNvPr id="0" name="image52.png" descr="AD Thanh Toán"/>
                          <pic:cNvPicPr preferRelativeResize="0"/>
                        </pic:nvPicPr>
                        <pic:blipFill>
                          <a:blip r:embed="rId26"/>
                          <a:srcRect/>
                          <a:stretch>
                            <a:fillRect/>
                          </a:stretch>
                        </pic:blipFill>
                        <pic:spPr>
                          <a:xfrm>
                            <a:off x="0" y="0"/>
                            <a:ext cx="5140960" cy="870204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tbl>
      <w:tblPr>
        <w:tblStyle w:val="ab"/>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7"/>
        <w:gridCol w:w="2828"/>
        <w:gridCol w:w="61"/>
        <w:gridCol w:w="2768"/>
      </w:tblGrid>
      <w:tr w:rsidR="002B0173">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05400" cy="923925"/>
                  <wp:effectExtent l="0" t="0" r="0" b="0"/>
                  <wp:docPr id="222" name="image51.png" descr="UC Phân quyền"/>
                  <wp:cNvGraphicFramePr/>
                  <a:graphic xmlns:a="http://schemas.openxmlformats.org/drawingml/2006/main">
                    <a:graphicData uri="http://schemas.openxmlformats.org/drawingml/2006/picture">
                      <pic:pic xmlns:pic="http://schemas.openxmlformats.org/drawingml/2006/picture">
                        <pic:nvPicPr>
                          <pic:cNvPr id="0" name="image51.png" descr="UC Phân quyền"/>
                          <pic:cNvPicPr preferRelativeResize="0"/>
                        </pic:nvPicPr>
                        <pic:blipFill>
                          <a:blip r:embed="rId27"/>
                          <a:srcRect/>
                          <a:stretch>
                            <a:fillRect/>
                          </a:stretch>
                        </pic:blipFill>
                        <pic:spPr>
                          <a:xfrm>
                            <a:off x="0" y="0"/>
                            <a:ext cx="5105400" cy="923925"/>
                          </a:xfrm>
                          <a:prstGeom prst="rect">
                            <a:avLst/>
                          </a:prstGeom>
                          <a:ln/>
                        </pic:spPr>
                      </pic:pic>
                    </a:graphicData>
                  </a:graphic>
                </wp:inline>
              </w:drawing>
            </w:r>
          </w:p>
        </w:tc>
      </w:tr>
      <w:tr w:rsidR="002B0173">
        <w:trPr>
          <w:trHeight w:val="90"/>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Phân Quyền</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w:t>
            </w:r>
          </w:p>
        </w:tc>
      </w:tr>
      <w:tr w:rsidR="002B0173">
        <w:trPr>
          <w:trHeight w:val="197"/>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Use case này cho actor quản lý thông tin liên quan đến phân quyền trong cơ sở dữ liệu của hệ thống. Bao gồm các thao tác: thêm quyền mới, chỉnh sửa thông tin quyền, xóa quyền, phân quyền cho nhân viên</w:t>
            </w:r>
          </w:p>
        </w:tc>
      </w:tr>
      <w:tr w:rsidR="002B0173">
        <w:trPr>
          <w:trHeight w:val="657"/>
        </w:trPr>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hiện ra màn </w:t>
            </w:r>
            <w:r>
              <w:rPr>
                <w:rFonts w:ascii="Times New Roman" w:eastAsia="Times New Roman" w:hAnsi="Times New Roman" w:cs="Times New Roman"/>
                <w:sz w:val="28"/>
                <w:szCs w:val="28"/>
              </w:rPr>
              <w:lastRenderedPageBreak/>
              <w:t>hình chính menu chứa các lựa chọn</w:t>
            </w:r>
          </w:p>
        </w:tc>
      </w:tr>
      <w:tr w:rsidR="002B0173">
        <w:trPr>
          <w:trHeight w:val="764"/>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quản phân quyền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danh sách các quyền trong hệ thống và yêu cầu người quản lý chọn chức năng muốn thực hiện</w:t>
            </w:r>
          </w:p>
        </w:tc>
      </w:tr>
      <w:tr w:rsidR="002B0173">
        <w:trPr>
          <w:trHeight w:val="752"/>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chức năng muốn thực hiện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 A2, A3, A4</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Actor </w:t>
            </w:r>
            <w:r>
              <w:rPr>
                <w:rFonts w:ascii="Times New Roman" w:eastAsia="Times New Roman" w:hAnsi="Times New Roman" w:cs="Times New Roman"/>
                <w:color w:val="000000"/>
                <w:sz w:val="28"/>
                <w:szCs w:val="28"/>
              </w:rPr>
              <w:t>muốn thêm quyền mới</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yêu cầu người quản lý nhập đầy đủ thông tin quyền mới</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w:t>
            </w:r>
            <w:r>
              <w:rPr>
                <w:rFonts w:ascii="Times New Roman" w:eastAsia="Times New Roman" w:hAnsi="Times New Roman" w:cs="Times New Roman"/>
                <w:color w:val="000000"/>
                <w:sz w:val="28"/>
                <w:szCs w:val="28"/>
              </w:rPr>
              <w:t>nhập vào thông tin quyền mới và chọn thêm quyền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thông tin nhập vào và thông báo thành công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A2. </w:t>
            </w:r>
            <w:r>
              <w:rPr>
                <w:rFonts w:ascii="Times New Roman" w:eastAsia="Times New Roman" w:hAnsi="Times New Roman" w:cs="Times New Roman"/>
                <w:sz w:val="28"/>
                <w:szCs w:val="28"/>
              </w:rPr>
              <w:t>Actor muốn chỉnh sửa quyền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đầy đủ các thông tin cần thiết để tiến hành việc chỉnh sửa</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chỉnh sửa quyền và chọn xác nhận chỉnh sửa</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thông tin nhập vào và thông báo thành công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A3. </w:t>
            </w:r>
            <w:r>
              <w:rPr>
                <w:rFonts w:ascii="Times New Roman" w:eastAsia="Times New Roman" w:hAnsi="Times New Roman" w:cs="Times New Roman"/>
                <w:sz w:val="28"/>
                <w:szCs w:val="28"/>
              </w:rPr>
              <w:t>Actor muốn xóa quyền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quyền muốn xóa và chọn xóa</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thông báo yêu cầu actor chọn xác nhận </w:t>
            </w:r>
            <w:r>
              <w:rPr>
                <w:rFonts w:ascii="Times New Roman" w:eastAsia="Times New Roman" w:hAnsi="Times New Roman" w:cs="Times New Roman"/>
                <w:sz w:val="28"/>
                <w:szCs w:val="28"/>
              </w:rPr>
              <w:lastRenderedPageBreak/>
              <w:t>xóa</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E3</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A4. </w:t>
            </w:r>
            <w:r>
              <w:rPr>
                <w:rFonts w:ascii="Times New Roman" w:eastAsia="Times New Roman" w:hAnsi="Times New Roman" w:cs="Times New Roman"/>
                <w:sz w:val="28"/>
                <w:szCs w:val="28"/>
              </w:rPr>
              <w:t>Actor thực hiện phân quyền cho các user khác</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danh sách quyền của nhân viên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nhân viên cần phân quyền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đầy đủ các quyền nhân viên đã có và các quyền nhân viên chưa có</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phân quyền cho nhân viên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thông báo thành công và lưu dữ liệu thay đổi vào cơ sở dữ liệu.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E4</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nhập chưa đủ thông tin hoặc không hợp lệ. Hệ thống sẽ hiện ra thông báo dữ liệu không hợp lệ và trở về màn hình yêu cầu nhập lại thông tin.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E2. </w:t>
            </w:r>
            <w:r>
              <w:rPr>
                <w:rFonts w:ascii="Times New Roman" w:eastAsia="Times New Roman" w:hAnsi="Times New Roman" w:cs="Times New Roman"/>
                <w:sz w:val="28"/>
                <w:szCs w:val="28"/>
              </w:rPr>
              <w:t>Actor nhập dữ liệu không hợp lệ. Hệ thống sẽ hiện ra thông báo dữ liệu không hợp lệ và trở về màn hình yêu cầu nhập lại thông tin.</w:t>
            </w:r>
          </w:p>
          <w:p w:rsidR="002B0173" w:rsidRDefault="00EF1160">
            <w:pPr>
              <w:widowControl/>
              <w:spacing w:before="280"/>
              <w:ind w:right="1180"/>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E3. </w:t>
            </w:r>
            <w:r>
              <w:rPr>
                <w:rFonts w:ascii="Times New Roman" w:eastAsia="Times New Roman" w:hAnsi="Times New Roman" w:cs="Times New Roman"/>
                <w:color w:val="000000"/>
                <w:sz w:val="28"/>
                <w:szCs w:val="28"/>
              </w:rPr>
              <w:t>Nếu chọn “yes” : xóa khỏi cơ sở dữ liệu. Nếu chọn “no”: trở lại màn hình xóa quyền.</w:t>
            </w:r>
          </w:p>
          <w:p w:rsidR="002B0173" w:rsidRDefault="00EF1160">
            <w:pPr>
              <w:widowControl/>
              <w:ind w:right="118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E4. </w:t>
            </w:r>
            <w:r>
              <w:rPr>
                <w:rFonts w:ascii="Times New Roman" w:eastAsia="Times New Roman" w:hAnsi="Times New Roman" w:cs="Times New Roman"/>
                <w:color w:val="000000"/>
                <w:sz w:val="28"/>
                <w:szCs w:val="28"/>
              </w:rPr>
              <w:t>Hệ thống thông báo lỗi nếu việc phân quyền cho nhân viên thất bại và quay lại màn hình phân quyền cho nhân viên.</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Extension Points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Xuất</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tbl>
      <w:tblPr>
        <w:tblStyle w:val="ac"/>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7"/>
        <w:gridCol w:w="2828"/>
        <w:gridCol w:w="61"/>
        <w:gridCol w:w="2768"/>
      </w:tblGrid>
      <w:tr w:rsidR="002B0173">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05400" cy="923925"/>
                  <wp:effectExtent l="0" t="0" r="0" b="0"/>
                  <wp:docPr id="223" name="image51.png" descr="UC Phân quyền"/>
                  <wp:cNvGraphicFramePr/>
                  <a:graphic xmlns:a="http://schemas.openxmlformats.org/drawingml/2006/main">
                    <a:graphicData uri="http://schemas.openxmlformats.org/drawingml/2006/picture">
                      <pic:pic xmlns:pic="http://schemas.openxmlformats.org/drawingml/2006/picture">
                        <pic:nvPicPr>
                          <pic:cNvPr id="0" name="image51.png" descr="UC Phân quyền"/>
                          <pic:cNvPicPr preferRelativeResize="0"/>
                        </pic:nvPicPr>
                        <pic:blipFill>
                          <a:blip r:embed="rId27"/>
                          <a:srcRect/>
                          <a:stretch>
                            <a:fillRect/>
                          </a:stretch>
                        </pic:blipFill>
                        <pic:spPr>
                          <a:xfrm>
                            <a:off x="0" y="0"/>
                            <a:ext cx="5105400" cy="923925"/>
                          </a:xfrm>
                          <a:prstGeom prst="rect">
                            <a:avLst/>
                          </a:prstGeom>
                          <a:ln/>
                        </pic:spPr>
                      </pic:pic>
                    </a:graphicData>
                  </a:graphic>
                </wp:inline>
              </w:drawing>
            </w:r>
          </w:p>
        </w:tc>
      </w:tr>
      <w:tr w:rsidR="002B0173">
        <w:trPr>
          <w:trHeight w:val="90"/>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Phân Quyền</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w:t>
            </w:r>
          </w:p>
        </w:tc>
      </w:tr>
      <w:tr w:rsidR="002B0173">
        <w:trPr>
          <w:trHeight w:val="197"/>
        </w:trPr>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Use case này cho actor quản lý thông tin liên quan đến phân quyền trong cơ sở dữ liệu của hệ thống. Bao gồm các thao tác: thêm quyền mới, chỉnh sửa thông tin quyền, xóa quyền, phân quyền cho nhân viên</w:t>
            </w:r>
          </w:p>
        </w:tc>
      </w:tr>
      <w:tr w:rsidR="002B0173">
        <w:trPr>
          <w:trHeight w:val="657"/>
        </w:trPr>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quản lý phân quyền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danh sách các quyền trong hệ thống và yêu cầu người quản lý chọn chức năng muốn thực hiện</w:t>
            </w:r>
          </w:p>
        </w:tc>
      </w:tr>
      <w:tr w:rsidR="002B0173">
        <w:trPr>
          <w:trHeight w:val="752"/>
        </w:trPr>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chức năng muốn thực hiện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 A2, A3, A4</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Actor </w:t>
            </w:r>
            <w:r>
              <w:rPr>
                <w:rFonts w:ascii="Times New Roman" w:eastAsia="Times New Roman" w:hAnsi="Times New Roman" w:cs="Times New Roman"/>
                <w:color w:val="000000"/>
                <w:sz w:val="28"/>
                <w:szCs w:val="28"/>
              </w:rPr>
              <w:t>muốn thêm quyền mới</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yêu cầu người quản lý nhập đầy đủ thông tin quyền mới</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w:t>
            </w:r>
            <w:r>
              <w:rPr>
                <w:rFonts w:ascii="Times New Roman" w:eastAsia="Times New Roman" w:hAnsi="Times New Roman" w:cs="Times New Roman"/>
                <w:color w:val="000000"/>
                <w:sz w:val="28"/>
                <w:szCs w:val="28"/>
              </w:rPr>
              <w:t>nhập vào thông tin quyền mới và chọn thêm quyền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thông tin nhập vào và thông báo thành công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A2. </w:t>
            </w:r>
            <w:r>
              <w:rPr>
                <w:rFonts w:ascii="Times New Roman" w:eastAsia="Times New Roman" w:hAnsi="Times New Roman" w:cs="Times New Roman"/>
                <w:sz w:val="28"/>
                <w:szCs w:val="28"/>
              </w:rPr>
              <w:t>Actor muốn chỉnh sửa quyền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đầy đủ các thông tin cần thiết để tiến hành việc chỉnh sửa</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chỉnh sửa quyền và chọn xác nhận chỉnh sửa</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thông tin chỉnh sửa và thông báo thành công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E2</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A3. </w:t>
            </w:r>
            <w:r>
              <w:rPr>
                <w:rFonts w:ascii="Times New Roman" w:eastAsia="Times New Roman" w:hAnsi="Times New Roman" w:cs="Times New Roman"/>
                <w:sz w:val="28"/>
                <w:szCs w:val="28"/>
              </w:rPr>
              <w:t>Actor muốn xóa quyền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ra tất cả các quyền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quyền muốn xóa và chọn xóa</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thông báo yêu cầu actor chọn xác nhận xóa</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A4. </w:t>
            </w:r>
            <w:r>
              <w:rPr>
                <w:rFonts w:ascii="Times New Roman" w:eastAsia="Times New Roman" w:hAnsi="Times New Roman" w:cs="Times New Roman"/>
                <w:sz w:val="28"/>
                <w:szCs w:val="28"/>
              </w:rPr>
              <w:t>Actor thực hiện phân quyền cho các user khác</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sz w:val="28"/>
                <w:szCs w:val="28"/>
              </w:rPr>
              <w:lastRenderedPageBreak/>
              <w:t>hiển thị danh sách quyền của nhân viên</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nhân viên cần phân quyền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hiển thị đầy đủ các quyền nhân viên đã có và các quyền nhân viên chưa có</w:t>
            </w: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phân quyền cho nhân viên</w:t>
            </w: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8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thông báo thành công và lưu dữ liệu thay đổi vào cơ sở dữ liệu.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E4</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Actor nhập chưa đủ thông tin hoặc không hợp lệ. Hệ thống sẽ hiện ra thông báo dữ liệu không hợp lệ và trở về màn hình yêu cầu nhập lại thông tin.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E2. </w:t>
            </w:r>
            <w:r>
              <w:rPr>
                <w:rFonts w:ascii="Times New Roman" w:eastAsia="Times New Roman" w:hAnsi="Times New Roman" w:cs="Times New Roman"/>
                <w:sz w:val="28"/>
                <w:szCs w:val="28"/>
              </w:rPr>
              <w:t>Actor nhập dữ liệu không hợp lệ. Hệ thống sẽ hiện ra thông báo dữ liệu không hợp lệ và trở về màn hình yêu cầu nhập lại thông tin.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E4. </w:t>
            </w:r>
            <w:r>
              <w:rPr>
                <w:rFonts w:ascii="Times New Roman" w:eastAsia="Times New Roman" w:hAnsi="Times New Roman" w:cs="Times New Roman"/>
                <w:color w:val="000000"/>
                <w:sz w:val="28"/>
                <w:szCs w:val="28"/>
              </w:rPr>
              <w:t xml:space="preserve">Hệ thống thông báo lỗi nếu việc phân quyền cho nhân viên thất bại và quay lại màn hình phân quyền cho </w:t>
            </w:r>
            <w:r>
              <w:rPr>
                <w:rFonts w:ascii="Times New Roman" w:eastAsia="Times New Roman" w:hAnsi="Times New Roman" w:cs="Times New Roman"/>
                <w:color w:val="000000"/>
                <w:sz w:val="28"/>
                <w:szCs w:val="28"/>
              </w:rPr>
              <w:lastRenderedPageBreak/>
              <w:t>nhân viên.</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Extension Points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Xuất</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Một Phiếu Xuất được tạo ra</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4"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sdt>
              <w:sdtPr>
                <w:tag w:val="goog_rdk_1"/>
                <w:id w:val="-656450224"/>
              </w:sdtPr>
              <w:sdtContent>
                <w:ins w:id="1" w:author="của trần" w:date="2020-12-04T03:27:00Z">
                  <w:r>
                    <w:rPr>
                      <w:rFonts w:ascii="Times New Roman" w:eastAsia="Times New Roman" w:hAnsi="Times New Roman" w:cs="Times New Roman"/>
                      <w:noProof/>
                      <w:sz w:val="28"/>
                      <w:szCs w:val="28"/>
                      <w:lang w:eastAsia="en-US"/>
                    </w:rPr>
                    <w:drawing>
                      <wp:inline distT="114300" distB="114300" distL="114300" distR="114300">
                        <wp:extent cx="5172075" cy="5549900"/>
                        <wp:effectExtent l="0" t="0" r="0" b="0"/>
                        <wp:docPr id="2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5172075" cy="5549900"/>
                                </a:xfrm>
                                <a:prstGeom prst="rect">
                                  <a:avLst/>
                                </a:prstGeom>
                                <a:ln/>
                              </pic:spPr>
                            </pic:pic>
                          </a:graphicData>
                        </a:graphic>
                      </wp:inline>
                    </w:drawing>
                  </w:r>
                </w:ins>
              </w:sdtContent>
            </w:sdt>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tbl>
      <w:tblPr>
        <w:tblStyle w:val="ad"/>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5143500" cy="2146300"/>
                  <wp:effectExtent l="0" t="0" r="0" b="0"/>
                  <wp:docPr id="225" name="image49.png" descr="UC Thống Kê"/>
                  <wp:cNvGraphicFramePr/>
                  <a:graphic xmlns:a="http://schemas.openxmlformats.org/drawingml/2006/main">
                    <a:graphicData uri="http://schemas.openxmlformats.org/drawingml/2006/picture">
                      <pic:pic xmlns:pic="http://schemas.openxmlformats.org/drawingml/2006/picture">
                        <pic:nvPicPr>
                          <pic:cNvPr id="0" name="image49.png" descr="UC Thống Kê"/>
                          <pic:cNvPicPr preferRelativeResize="0"/>
                        </pic:nvPicPr>
                        <pic:blipFill>
                          <a:blip r:embed="rId29"/>
                          <a:srcRect/>
                          <a:stretch>
                            <a:fillRect/>
                          </a:stretch>
                        </pic:blipFill>
                        <pic:spPr>
                          <a:xfrm>
                            <a:off x="0" y="0"/>
                            <a:ext cx="5143500" cy="2146300"/>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NV xử lý đơn hàng, quản lý</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sử dụng chức năng này để thực hiện việc thống kê doanh thu, thống kê lịch sử mua bán hàng, thống kê số lượng figure</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chức năng Thống Kê</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yêu cầu chọn hình thức thống kê </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hình thức thống kê</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 A2, A3</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sz w:val="28"/>
                <w:szCs w:val="28"/>
              </w:rPr>
              <w:t>Hệ thống hiển thị bản thống kê mà actor yêu cầu</w:t>
            </w:r>
          </w:p>
        </w:tc>
      </w:tr>
      <w:tr w:rsidR="002B0173">
        <w:trPr>
          <w:trHeight w:val="1046"/>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hỏi Actor muốn in bản Thống Kê không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rPr>
          <w:trHeight w:val="887"/>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in bản thống kê</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78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in bản thống cho Actor</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r>
              <w:rPr>
                <w:rFonts w:ascii="Times New Roman" w:eastAsia="Times New Roman" w:hAnsi="Times New Roman" w:cs="Times New Roman"/>
                <w:sz w:val="28"/>
                <w:szCs w:val="28"/>
              </w:rPr>
              <w:t xml:space="preserve"> Actor chọn thống kê doanh thu, hệ thống  yêu cầu chọn thống kê theo tuần, tháng, quý hay năm và tiếp tục dòng sự kiện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A2. </w:t>
            </w:r>
            <w:r>
              <w:rPr>
                <w:rFonts w:ascii="Times New Roman" w:eastAsia="Times New Roman" w:hAnsi="Times New Roman" w:cs="Times New Roman"/>
                <w:sz w:val="28"/>
                <w:szCs w:val="28"/>
              </w:rPr>
              <w:t>Actor chọn thống kê theo lịch sử bán hàng trong ngày, hệ thống yêu cầu chọn mốc thời gian muốn thống kê</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A3. </w:t>
            </w:r>
            <w:r>
              <w:rPr>
                <w:rFonts w:ascii="Times New Roman" w:eastAsia="Times New Roman" w:hAnsi="Times New Roman" w:cs="Times New Roman"/>
                <w:sz w:val="28"/>
                <w:szCs w:val="28"/>
              </w:rPr>
              <w:t xml:space="preserve">Actor chọn thống kê số lượng figure theo từng loại  (bao gồm số lượng figure bán ra , số lượng nhập vào, số lượng tồn trong kho)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E1. </w:t>
            </w:r>
            <w:r>
              <w:rPr>
                <w:rFonts w:ascii="Times New Roman" w:eastAsia="Times New Roman" w:hAnsi="Times New Roman" w:cs="Times New Roman"/>
                <w:sz w:val="28"/>
                <w:szCs w:val="28"/>
              </w:rPr>
              <w:t>Trong trường hợp Actor không muốn in bảng Thống kê,  Actor chọn không in. Lúc này chức năng Thống kê sẽ kết thúc.</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Thống kê</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đăng nhập vào hệ thống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được ít nhất một báo cáo thống kê</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114300" distR="114300">
                  <wp:extent cx="4986020" cy="8706485"/>
                  <wp:effectExtent l="0" t="0" r="0" b="0"/>
                  <wp:docPr id="226" name="image54.png" descr="AD Thống Kê"/>
                  <wp:cNvGraphicFramePr/>
                  <a:graphic xmlns:a="http://schemas.openxmlformats.org/drawingml/2006/main">
                    <a:graphicData uri="http://schemas.openxmlformats.org/drawingml/2006/picture">
                      <pic:pic xmlns:pic="http://schemas.openxmlformats.org/drawingml/2006/picture">
                        <pic:nvPicPr>
                          <pic:cNvPr id="0" name="image54.png" descr="AD Thống Kê"/>
                          <pic:cNvPicPr preferRelativeResize="0"/>
                        </pic:nvPicPr>
                        <pic:blipFill>
                          <a:blip r:embed="rId30"/>
                          <a:srcRect/>
                          <a:stretch>
                            <a:fillRect/>
                          </a:stretch>
                        </pic:blipFill>
                        <pic:spPr>
                          <a:xfrm>
                            <a:off x="0" y="0"/>
                            <a:ext cx="4986020" cy="8706485"/>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p w:rsidR="002B0173" w:rsidRDefault="002B0173">
      <w:pPr>
        <w:ind w:right="1180"/>
        <w:rPr>
          <w:rFonts w:ascii="Times New Roman" w:eastAsia="Times New Roman" w:hAnsi="Times New Roman" w:cs="Times New Roman"/>
          <w:sz w:val="28"/>
          <w:szCs w:val="28"/>
        </w:rPr>
      </w:pPr>
    </w:p>
    <w:p w:rsidR="002B0173" w:rsidRDefault="002B0173">
      <w:pPr>
        <w:ind w:right="1180"/>
        <w:rPr>
          <w:rFonts w:ascii="Times New Roman" w:eastAsia="Times New Roman" w:hAnsi="Times New Roman" w:cs="Times New Roman"/>
          <w:sz w:val="28"/>
          <w:szCs w:val="28"/>
        </w:rPr>
      </w:pPr>
    </w:p>
    <w:tbl>
      <w:tblPr>
        <w:tblStyle w:val="ae"/>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noProof/>
                <w:sz w:val="28"/>
                <w:szCs w:val="28"/>
                <w:lang w:eastAsia="en-US"/>
              </w:rPr>
              <w:drawing>
                <wp:inline distT="0" distB="0" distL="114300" distR="114300">
                  <wp:extent cx="5142864" cy="3562350"/>
                  <wp:effectExtent l="0" t="0" r="0" b="0"/>
                  <wp:docPr id="228" name="image60.png" descr="UC đăng nhập"/>
                  <wp:cNvGraphicFramePr/>
                  <a:graphic xmlns:a="http://schemas.openxmlformats.org/drawingml/2006/main">
                    <a:graphicData uri="http://schemas.openxmlformats.org/drawingml/2006/picture">
                      <pic:pic xmlns:pic="http://schemas.openxmlformats.org/drawingml/2006/picture">
                        <pic:nvPicPr>
                          <pic:cNvPr id="0" name="image60.png" descr="UC đăng nhập"/>
                          <pic:cNvPicPr preferRelativeResize="0"/>
                        </pic:nvPicPr>
                        <pic:blipFill>
                          <a:blip r:embed="rId31"/>
                          <a:srcRect/>
                          <a:stretch>
                            <a:fillRect/>
                          </a:stretch>
                        </pic:blipFill>
                        <pic:spPr>
                          <a:xfrm>
                            <a:off x="0" y="0"/>
                            <a:ext cx="5142864" cy="3562350"/>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nhân viên xử lý đơn hàng, thủ kho, khách hàng thành viên</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Các Actor sử dụng use case đăng nhập vào website để thực hiện các phân quyền của từng actor</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chính Actor chọn vào  </w:t>
            </w:r>
            <w:r>
              <w:rPr>
                <w:rFonts w:ascii="Times New Roman" w:eastAsia="Times New Roman" w:hAnsi="Times New Roman" w:cs="Times New Roman"/>
                <w:sz w:val="28"/>
                <w:szCs w:val="28"/>
                <w:u w:val="single"/>
              </w:rPr>
              <w:t xml:space="preserve">Đăng nhập  </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ra giao diện đăng nhập</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phân quyền của mình( mặt định là khách hàng thành viên) , điền tên đăng nhập, mật khẩu</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tên đăng nhập và mật khẩu và quyền đăng nhập của actor</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 E2, E3</w:t>
            </w: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hiển thị đăng nhập thành công và hiện ra màn hình chức năng </w:t>
            </w:r>
            <w:r>
              <w:rPr>
                <w:rFonts w:ascii="Times New Roman" w:eastAsia="Times New Roman" w:hAnsi="Times New Roman" w:cs="Times New Roman"/>
                <w:sz w:val="28"/>
                <w:szCs w:val="28"/>
              </w:rPr>
              <w:lastRenderedPageBreak/>
              <w:t>của quyền tương ứng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Nếu Actor nhập sai tên đăng nhập, lúc này hệ thống sẽ hiện lên thông báo người dùng đã nhập sai tên đăng nhập và quay về form đăng nhập để actor nhập lại tên đăng nhập</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E2. </w:t>
            </w:r>
            <w:r>
              <w:rPr>
                <w:rFonts w:ascii="Times New Roman" w:eastAsia="Times New Roman" w:hAnsi="Times New Roman" w:cs="Times New Roman"/>
                <w:sz w:val="28"/>
                <w:szCs w:val="28"/>
              </w:rPr>
              <w:t>Nếu hệ thống kiểm tra thấy tên đăng nhập hợp lệ nhưng Actor lại nhập sai mật khẩu, lúc này hệ thống báo cho actor biết mật khẩu nhập vào không đúng và quay về form đăng nhập để actor nhập lại mật khẩu</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E3. </w:t>
            </w:r>
            <w:r>
              <w:rPr>
                <w:rFonts w:ascii="Times New Roman" w:eastAsia="Times New Roman" w:hAnsi="Times New Roman" w:cs="Times New Roman"/>
                <w:sz w:val="28"/>
                <w:szCs w:val="28"/>
              </w:rPr>
              <w:t xml:space="preserve"> Nếu Actor đã nhập đúng tên đăng nhập và mật khẩu nhưng lại chọn sai quyền đăng nhập thì hệ thống báo cho actor biết quyền đăng nhập không đúng và quay về form đăng nhập để actor chọn lại quyền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đăng nhập</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đã vào được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vào được website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 thành công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Pr>
                <w:rFonts w:ascii="Times New Roman" w:eastAsia="Times New Roman" w:hAnsi="Times New Roman" w:cs="Times New Roman"/>
                <w:b/>
                <w:sz w:val="28"/>
                <w:szCs w:val="28"/>
              </w:rPr>
              <w:lastRenderedPageBreak/>
              <w:t>: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noProof/>
                <w:sz w:val="28"/>
                <w:szCs w:val="28"/>
                <w:lang w:eastAsia="en-US"/>
              </w:rPr>
              <w:lastRenderedPageBreak/>
              <w:drawing>
                <wp:inline distT="0" distB="0" distL="114300" distR="114300">
                  <wp:extent cx="4762502" cy="8582024"/>
                  <wp:effectExtent l="0" t="0" r="0" b="0"/>
                  <wp:docPr id="230" name="image80.png" descr="UC đăng nhập"/>
                  <wp:cNvGraphicFramePr/>
                  <a:graphic xmlns:a="http://schemas.openxmlformats.org/drawingml/2006/main">
                    <a:graphicData uri="http://schemas.openxmlformats.org/drawingml/2006/picture">
                      <pic:pic xmlns:pic="http://schemas.openxmlformats.org/drawingml/2006/picture">
                        <pic:nvPicPr>
                          <pic:cNvPr id="0" name="image80.png" descr="UC đăng nhập"/>
                          <pic:cNvPicPr preferRelativeResize="0"/>
                        </pic:nvPicPr>
                        <pic:blipFill>
                          <a:blip r:embed="rId32"/>
                          <a:srcRect/>
                          <a:stretch>
                            <a:fillRect/>
                          </a:stretch>
                        </pic:blipFill>
                        <pic:spPr>
                          <a:xfrm>
                            <a:off x="0" y="0"/>
                            <a:ext cx="4762502" cy="8582024"/>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p w:rsidR="002B0173" w:rsidRDefault="002B0173">
      <w:pPr>
        <w:ind w:right="1180"/>
        <w:rPr>
          <w:rFonts w:ascii="Times New Roman" w:eastAsia="Times New Roman" w:hAnsi="Times New Roman" w:cs="Times New Roman"/>
          <w:sz w:val="28"/>
          <w:szCs w:val="28"/>
        </w:rPr>
      </w:pPr>
    </w:p>
    <w:p w:rsidR="002B0173" w:rsidRDefault="002B0173">
      <w:pPr>
        <w:ind w:right="1180"/>
        <w:rPr>
          <w:rFonts w:ascii="Times New Roman" w:eastAsia="Times New Roman" w:hAnsi="Times New Roman" w:cs="Times New Roman"/>
          <w:sz w:val="28"/>
          <w:szCs w:val="28"/>
        </w:rPr>
      </w:pPr>
    </w:p>
    <w:tbl>
      <w:tblPr>
        <w:tblStyle w:val="af"/>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firstLine="666"/>
              <w:jc w:val="left"/>
              <w:rPr>
                <w:rFonts w:ascii="Times New Roman" w:eastAsia="Times New Roman" w:hAnsi="Times New Roman" w:cs="Times New Roman"/>
                <w:sz w:val="28"/>
                <w:szCs w:val="28"/>
              </w:rPr>
            </w:pPr>
            <w:r>
              <w:rPr>
                <w:noProof/>
                <w:sz w:val="28"/>
                <w:szCs w:val="28"/>
                <w:lang w:eastAsia="en-US"/>
              </w:rPr>
              <w:drawing>
                <wp:inline distT="0" distB="0" distL="114300" distR="114300">
                  <wp:extent cx="3629025" cy="1090295"/>
                  <wp:effectExtent l="0" t="0" r="0" b="0"/>
                  <wp:docPr id="181" name="image11.png" descr="Untitled Diagram-Page-3-Page-3-Page-2-Đăng ký"/>
                  <wp:cNvGraphicFramePr/>
                  <a:graphic xmlns:a="http://schemas.openxmlformats.org/drawingml/2006/main">
                    <a:graphicData uri="http://schemas.openxmlformats.org/drawingml/2006/picture">
                      <pic:pic xmlns:pic="http://schemas.openxmlformats.org/drawingml/2006/picture">
                        <pic:nvPicPr>
                          <pic:cNvPr id="0" name="image11.png" descr="Untitled Diagram-Page-3-Page-3-Page-2-Đăng ký"/>
                          <pic:cNvPicPr preferRelativeResize="0"/>
                        </pic:nvPicPr>
                        <pic:blipFill>
                          <a:blip r:embed="rId33"/>
                          <a:srcRect/>
                          <a:stretch>
                            <a:fillRect/>
                          </a:stretch>
                        </pic:blipFill>
                        <pic:spPr>
                          <a:xfrm>
                            <a:off x="0" y="0"/>
                            <a:ext cx="3629025" cy="109029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thường</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sử dụng use case đăng ký để tạo tài khoản cho mình trên  website shop figure để trở thành thành viên của shop</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chính Actor chọn vào đăng ký  </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sz w:val="28"/>
                <w:szCs w:val="28"/>
              </w:rPr>
              <w:lastRenderedPageBreak/>
              <w:t>hiển thị ra form  đăng ký</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điền  vào các thông tin cần thiết mà hệ thống yêu cầu </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ghi nhập dữ liệu actor vừa điền</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nhấn nút đăng ký</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A1</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lưu thông tin khách hàng vào cơ sở dữ liệu và hiện tra thông báo đăng ký thành viên thành công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Alternative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A1. </w:t>
            </w:r>
            <w:r>
              <w:rPr>
                <w:rFonts w:ascii="Times New Roman" w:eastAsia="Times New Roman" w:hAnsi="Times New Roman" w:cs="Times New Roman"/>
                <w:sz w:val="28"/>
                <w:szCs w:val="28"/>
              </w:rPr>
              <w:t>Nếu Actor (khách hàng thường) không muốn đăng ký thành viên nữa có thể hủy đăng ký bằng cách chọn vào nút hủy. Hệ thống hiển thị ra thông báo hủy đăng ký thành công. Hệ thống quay lại màn hình chính.</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Nếu Actor (khách hàng thường) nhập vào thông tin không chính xác, hệ thống sẽ báo lỗi và yêu cầu nhập lại</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thực hiện đăng ký thành viên</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 đã vào được website </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vào được website</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thành viên thành công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r>
              <w:rPr>
                <w:noProof/>
                <w:sz w:val="28"/>
                <w:szCs w:val="28"/>
                <w:lang w:eastAsia="en-US"/>
              </w:rPr>
              <w:lastRenderedPageBreak/>
              <w:drawing>
                <wp:inline distT="0" distB="0" distL="114300" distR="114300">
                  <wp:extent cx="5141594" cy="7018656"/>
                  <wp:effectExtent l="0" t="0" r="0" b="0"/>
                  <wp:docPr id="182" name="image25.png" descr="AD đăng ký"/>
                  <wp:cNvGraphicFramePr/>
                  <a:graphic xmlns:a="http://schemas.openxmlformats.org/drawingml/2006/main">
                    <a:graphicData uri="http://schemas.openxmlformats.org/drawingml/2006/picture">
                      <pic:pic xmlns:pic="http://schemas.openxmlformats.org/drawingml/2006/picture">
                        <pic:nvPicPr>
                          <pic:cNvPr id="0" name="image25.png" descr="AD đăng ký"/>
                          <pic:cNvPicPr preferRelativeResize="0"/>
                        </pic:nvPicPr>
                        <pic:blipFill>
                          <a:blip r:embed="rId34"/>
                          <a:srcRect/>
                          <a:stretch>
                            <a:fillRect/>
                          </a:stretch>
                        </pic:blipFill>
                        <pic:spPr>
                          <a:xfrm>
                            <a:off x="0" y="0"/>
                            <a:ext cx="5141594" cy="7018656"/>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tbl>
      <w:tblPr>
        <w:tblStyle w:val="af0"/>
        <w:tblW w:w="83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6"/>
        <w:gridCol w:w="2889"/>
        <w:gridCol w:w="2768"/>
      </w:tblGrid>
      <w:tr w:rsidR="002B0173">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noProof/>
                <w:sz w:val="28"/>
                <w:szCs w:val="28"/>
                <w:lang w:eastAsia="en-US"/>
              </w:rPr>
              <w:lastRenderedPageBreak/>
              <w:drawing>
                <wp:inline distT="0" distB="0" distL="114300" distR="114300">
                  <wp:extent cx="5145405" cy="1416685"/>
                  <wp:effectExtent l="0" t="0" r="0" b="0"/>
                  <wp:docPr id="1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145405" cy="1416685"/>
                          </a:xfrm>
                          <a:prstGeom prst="rect">
                            <a:avLst/>
                          </a:prstGeom>
                          <a:ln/>
                        </pic:spPr>
                      </pic:pic>
                    </a:graphicData>
                  </a:graphic>
                </wp:inline>
              </w:drawing>
            </w:r>
          </w:p>
        </w:tc>
      </w:tr>
      <w:tr w:rsidR="002B0173">
        <w:trPr>
          <w:trHeight w:val="90"/>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number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case name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Xem lịch sử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thành viên</w:t>
            </w:r>
          </w:p>
        </w:tc>
      </w:tr>
      <w:tr w:rsidR="002B0173">
        <w:trPr>
          <w:trHeight w:val="197"/>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Maturity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Focused</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nhân viên xử lý đơn hàng có thể xem thông tin về các đơn hàng đã được lưu trữ trong hệ thống,số lượng đơn hàng bị hủy, đơn hàng đang chờ xử lý.</w:t>
            </w:r>
          </w:p>
        </w:tc>
      </w:tr>
      <w:tr w:rsidR="002B0173">
        <w:trPr>
          <w:trHeight w:val="657"/>
        </w:trPr>
        <w:tc>
          <w:tcPr>
            <w:tcW w:w="264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Course of Events</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 Action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Response</w:t>
            </w: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b/>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vào hệ thống</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90"/>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hiện ra màn hình chính menu chứa các lựa chọn</w:t>
            </w:r>
          </w:p>
        </w:tc>
      </w:tr>
      <w:tr w:rsidR="002B0173">
        <w:trPr>
          <w:trHeight w:val="764"/>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Actor chọn vào “Lịch sử mua hàng” để xem các đơn hàng của mình.</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871"/>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ra các đơn hàng của khách hàng</w:t>
            </w: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p>
        </w:tc>
      </w:tr>
      <w:tr w:rsidR="002B0173">
        <w:trPr>
          <w:trHeight w:val="752"/>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vào một đơn hàng để xem thông tin</w:t>
            </w: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538"/>
        </w:trPr>
        <w:tc>
          <w:tcPr>
            <w:tcW w:w="2646"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il"/>
                <w:left w:val="nil"/>
                <w:bottom w:val="nil"/>
                <w:right w:val="nil"/>
                <w:between w:val="nil"/>
              </w:pBdr>
              <w:spacing w:line="276" w:lineRule="auto"/>
              <w:ind w:right="1180"/>
              <w:jc w:val="left"/>
              <w:rPr>
                <w:rFonts w:ascii="Times New Roman" w:eastAsia="Times New Roman" w:hAnsi="Times New Roman" w:cs="Times New Roman"/>
                <w:sz w:val="28"/>
                <w:szCs w:val="28"/>
              </w:rPr>
            </w:pP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c>
          <w:tcPr>
            <w:tcW w:w="27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sz w:val="28"/>
                <w:szCs w:val="28"/>
              </w:rPr>
              <w:t>Hệ thống hiển thị ra thông tin chi tiết của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Alternative Path </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Exception Path</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E1</w:t>
            </w:r>
            <w:r>
              <w:rPr>
                <w:rFonts w:ascii="Times New Roman" w:eastAsia="Times New Roman" w:hAnsi="Times New Roman" w:cs="Times New Roman"/>
                <w:sz w:val="28"/>
                <w:szCs w:val="28"/>
              </w:rPr>
              <w:t>. Nếu actor chưa có đơn hàng nào mà vẫn chọn vào lịch sử mua hàng thì lúc này hệ thống sẽ thông báo chưa có đơn hàng nào</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Extension Points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chọn tạo Lập Phiếu Xuất</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Assumptions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đã chọn thêm sản phẩm vào giỏ hàng để có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Procondition</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Actor phải phải có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Conditions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Xem được thông tin chi tiết của đơn hàng</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Business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 Risks</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rPr>
          <w:trHeight w:val="2656"/>
        </w:trPr>
        <w:tc>
          <w:tcPr>
            <w:tcW w:w="8303"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Sơ đồ hoạt động</w:t>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145405" cy="7373620"/>
                  <wp:effectExtent l="0" t="0" r="0" b="0"/>
                  <wp:docPr id="184" name="image4.png" descr="AD Xem lịch sử đơn hàng-AD "/>
                  <wp:cNvGraphicFramePr/>
                  <a:graphic xmlns:a="http://schemas.openxmlformats.org/drawingml/2006/main">
                    <a:graphicData uri="http://schemas.openxmlformats.org/drawingml/2006/picture">
                      <pic:pic xmlns:pic="http://schemas.openxmlformats.org/drawingml/2006/picture">
                        <pic:nvPicPr>
                          <pic:cNvPr id="0" name="image4.png" descr="AD Xem lịch sử đơn hàng-AD "/>
                          <pic:cNvPicPr preferRelativeResize="0"/>
                        </pic:nvPicPr>
                        <pic:blipFill>
                          <a:blip r:embed="rId36"/>
                          <a:srcRect/>
                          <a:stretch>
                            <a:fillRect/>
                          </a:stretch>
                        </pic:blipFill>
                        <pic:spPr>
                          <a:xfrm>
                            <a:off x="0" y="0"/>
                            <a:ext cx="5145405" cy="7373620"/>
                          </a:xfrm>
                          <a:prstGeom prst="rect">
                            <a:avLst/>
                          </a:prstGeom>
                          <a:ln/>
                        </pic:spPr>
                      </pic:pic>
                    </a:graphicData>
                  </a:graphic>
                </wp:inline>
              </w:drawing>
            </w:r>
          </w:p>
          <w:p w:rsidR="002B0173" w:rsidRDefault="002B0173">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XXXX</w:t>
            </w:r>
          </w:p>
        </w:tc>
      </w:tr>
      <w:tr w:rsidR="002B0173">
        <w:tc>
          <w:tcPr>
            <w:tcW w:w="2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Date</w:t>
            </w:r>
          </w:p>
        </w:tc>
        <w:tc>
          <w:tcPr>
            <w:tcW w:w="56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B0173" w:rsidRDefault="00EF1160">
            <w:pPr>
              <w:pBdr>
                <w:top w:val="none" w:sz="0" w:space="0" w:color="000000"/>
                <w:left w:val="none" w:sz="0" w:space="0" w:color="000000"/>
                <w:bottom w:val="none" w:sz="0" w:space="0" w:color="000000"/>
                <w:right w:val="none" w:sz="0" w:space="0" w:color="000000"/>
                <w:between w:val="none" w:sz="0" w:space="0" w:color="000000"/>
              </w:pBdr>
              <w:ind w:right="118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30/10/2020</w:t>
            </w:r>
          </w:p>
        </w:tc>
      </w:tr>
    </w:tbl>
    <w:p w:rsidR="002B0173" w:rsidRDefault="002B0173">
      <w:pPr>
        <w:ind w:right="1180"/>
        <w:rPr>
          <w:rFonts w:ascii="Times New Roman" w:eastAsia="Times New Roman" w:hAnsi="Times New Roman" w:cs="Times New Roman"/>
          <w:sz w:val="28"/>
          <w:szCs w:val="28"/>
        </w:rPr>
      </w:pPr>
    </w:p>
    <w:p w:rsidR="002B0173" w:rsidRDefault="00EF1160">
      <w:pPr>
        <w:numPr>
          <w:ilvl w:val="0"/>
          <w:numId w:val="15"/>
        </w:numPr>
        <w:ind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Lập Phiếu Nhập</w:t>
      </w:r>
    </w:p>
    <w:p w:rsidR="002B0173" w:rsidRDefault="00EF1160">
      <w:pPr>
        <w:ind w:right="1180"/>
        <w:rPr>
          <w:rFonts w:ascii="Times New Roman" w:eastAsia="Times New Roman" w:hAnsi="Times New Roman" w:cs="Times New Roman"/>
          <w:b/>
          <w:sz w:val="28"/>
          <w:szCs w:val="28"/>
        </w:rPr>
      </w:pPr>
      <w:r>
        <w:rPr>
          <w:noProof/>
          <w:sz w:val="28"/>
          <w:szCs w:val="28"/>
          <w:lang w:eastAsia="en-US"/>
        </w:rPr>
        <w:drawing>
          <wp:inline distT="0" distB="0" distL="114300" distR="114300">
            <wp:extent cx="5210175" cy="4248150"/>
            <wp:effectExtent l="0" t="0" r="0" b="0"/>
            <wp:docPr id="1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210175" cy="424815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Lập Phiếu Nhập</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Lập Phiếu Xuất</w:t>
      </w:r>
    </w:p>
    <w:p w:rsidR="002B0173" w:rsidRDefault="00EF1160">
      <w:pPr>
        <w:ind w:right="1180"/>
        <w:jc w:val="both"/>
        <w:rPr>
          <w:rFonts w:ascii="Times New Roman" w:eastAsia="Times New Roman" w:hAnsi="Times New Roman" w:cs="Times New Roman"/>
          <w:b/>
          <w:sz w:val="28"/>
          <w:szCs w:val="28"/>
        </w:rPr>
      </w:pPr>
      <w:r>
        <w:rPr>
          <w:noProof/>
          <w:sz w:val="28"/>
          <w:szCs w:val="28"/>
          <w:lang w:eastAsia="en-US"/>
        </w:rPr>
        <w:lastRenderedPageBreak/>
        <w:drawing>
          <wp:inline distT="0" distB="0" distL="114300" distR="114300">
            <wp:extent cx="5273040" cy="4057015"/>
            <wp:effectExtent l="0" t="0" r="0" b="0"/>
            <wp:docPr id="1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273040" cy="4057015"/>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i/>
          <w:sz w:val="28"/>
          <w:szCs w:val="28"/>
        </w:rPr>
        <w:t>Sơ đồ tuần tự Lập Phiếu Xuất</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Quản lý nhập hàng</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1135" cy="6087110"/>
            <wp:effectExtent l="0" t="0" r="0" b="0"/>
            <wp:docPr id="187" name="image7.png" descr="Untitled Diagram-Sequence Đăng Ký-Sequence QLXH-Sequence Quản Lý Khách Hàng-Sequence Quản lý đơn hầng-Sequence QLNH"/>
            <wp:cNvGraphicFramePr/>
            <a:graphic xmlns:a="http://schemas.openxmlformats.org/drawingml/2006/main">
              <a:graphicData uri="http://schemas.openxmlformats.org/drawingml/2006/picture">
                <pic:pic xmlns:pic="http://schemas.openxmlformats.org/drawingml/2006/picture">
                  <pic:nvPicPr>
                    <pic:cNvPr id="0" name="image7.png" descr="Untitled Diagram-Sequence Đăng Ký-Sequence QLXH-Sequence Quản Lý Khách Hàng-Sequence Quản lý đơn hầng-Sequence QLNH"/>
                    <pic:cNvPicPr preferRelativeResize="0"/>
                  </pic:nvPicPr>
                  <pic:blipFill>
                    <a:blip r:embed="rId39"/>
                    <a:srcRect/>
                    <a:stretch>
                      <a:fillRect/>
                    </a:stretch>
                  </pic:blipFill>
                  <pic:spPr>
                    <a:xfrm>
                      <a:off x="0" y="0"/>
                      <a:ext cx="5271135" cy="608711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Quản lý nhập hàng</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quản lý xuất hàng</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1135" cy="5668645"/>
            <wp:effectExtent l="0" t="0" r="0" b="0"/>
            <wp:docPr id="188" name="image38.png" descr="Untitled Diagram-Sequence Đăng Ký-Sequence QLXH-Sequence Quản Lý Khách Hàng-Sequence Quản lý đơn hầng-Sequence"/>
            <wp:cNvGraphicFramePr/>
            <a:graphic xmlns:a="http://schemas.openxmlformats.org/drawingml/2006/main">
              <a:graphicData uri="http://schemas.openxmlformats.org/drawingml/2006/picture">
                <pic:pic xmlns:pic="http://schemas.openxmlformats.org/drawingml/2006/picture">
                  <pic:nvPicPr>
                    <pic:cNvPr id="0" name="image38.png" descr="Untitled Diagram-Sequence Đăng Ký-Sequence QLXH-Sequence Quản Lý Khách Hàng-Sequence Quản lý đơn hầng-Sequence"/>
                    <pic:cNvPicPr preferRelativeResize="0"/>
                  </pic:nvPicPr>
                  <pic:blipFill>
                    <a:blip r:embed="rId40"/>
                    <a:srcRect/>
                    <a:stretch>
                      <a:fillRect/>
                    </a:stretch>
                  </pic:blipFill>
                  <pic:spPr>
                    <a:xfrm>
                      <a:off x="0" y="0"/>
                      <a:ext cx="5271135" cy="5668645"/>
                    </a:xfrm>
                    <a:prstGeom prst="rect">
                      <a:avLst/>
                    </a:prstGeom>
                    <a:ln/>
                  </pic:spPr>
                </pic:pic>
              </a:graphicData>
            </a:graphic>
          </wp:inline>
        </w:drawing>
      </w:r>
    </w:p>
    <w:p w:rsidR="002B0173" w:rsidRDefault="00EF1160">
      <w:pPr>
        <w:ind w:left="720" w:right="118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quản lý xuất hàng</w:t>
      </w:r>
    </w:p>
    <w:p w:rsidR="002B0173" w:rsidRDefault="002B0173">
      <w:pPr>
        <w:ind w:right="1180" w:firstLine="72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Quản lý đơn hàng</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4787900"/>
            <wp:effectExtent l="0" t="0" r="0" b="0"/>
            <wp:docPr id="19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274000" cy="478790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Quản lý đơn hàng</w:t>
      </w:r>
    </w:p>
    <w:p w:rsidR="002B0173" w:rsidRDefault="002B0173">
      <w:pPr>
        <w:ind w:right="1180"/>
        <w:jc w:val="center"/>
        <w:rPr>
          <w:rFonts w:ascii="Times New Roman" w:eastAsia="Times New Roman" w:hAnsi="Times New Roman" w:cs="Times New Roman"/>
          <w:i/>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Quản lý khách hàng</w:t>
      </w:r>
    </w:p>
    <w:p w:rsidR="002B0173" w:rsidRDefault="00EF1160">
      <w:pPr>
        <w:ind w:right="118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69865" cy="5395595"/>
            <wp:effectExtent l="0" t="0" r="0" b="0"/>
            <wp:docPr id="191" name="image22.png" descr="Sequence Quản Lý Khách Hàng"/>
            <wp:cNvGraphicFramePr/>
            <a:graphic xmlns:a="http://schemas.openxmlformats.org/drawingml/2006/main">
              <a:graphicData uri="http://schemas.openxmlformats.org/drawingml/2006/picture">
                <pic:pic xmlns:pic="http://schemas.openxmlformats.org/drawingml/2006/picture">
                  <pic:nvPicPr>
                    <pic:cNvPr id="0" name="image22.png" descr="Sequence Quản Lý Khách Hàng"/>
                    <pic:cNvPicPr preferRelativeResize="0"/>
                  </pic:nvPicPr>
                  <pic:blipFill>
                    <a:blip r:embed="rId42"/>
                    <a:srcRect/>
                    <a:stretch>
                      <a:fillRect/>
                    </a:stretch>
                  </pic:blipFill>
                  <pic:spPr>
                    <a:xfrm>
                      <a:off x="0" y="0"/>
                      <a:ext cx="5269865" cy="5395595"/>
                    </a:xfrm>
                    <a:prstGeom prst="rect">
                      <a:avLst/>
                    </a:prstGeom>
                    <a:ln/>
                  </pic:spPr>
                </pic:pic>
              </a:graphicData>
            </a:graphic>
          </wp:inline>
        </w:drawing>
      </w:r>
    </w:p>
    <w:p w:rsidR="002B0173" w:rsidRDefault="00EF1160">
      <w:pPr>
        <w:ind w:right="118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Quản lý khách hàng</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lập hóa đơn</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3040" cy="3638550"/>
            <wp:effectExtent l="0" t="0" r="0" b="0"/>
            <wp:docPr id="169" name="image13.png" descr="Sequence Lập Hóa Đơn"/>
            <wp:cNvGraphicFramePr/>
            <a:graphic xmlns:a="http://schemas.openxmlformats.org/drawingml/2006/main">
              <a:graphicData uri="http://schemas.openxmlformats.org/drawingml/2006/picture">
                <pic:pic xmlns:pic="http://schemas.openxmlformats.org/drawingml/2006/picture">
                  <pic:nvPicPr>
                    <pic:cNvPr id="0" name="image13.png" descr="Sequence Lập Hóa Đơn"/>
                    <pic:cNvPicPr preferRelativeResize="0"/>
                  </pic:nvPicPr>
                  <pic:blipFill>
                    <a:blip r:embed="rId43"/>
                    <a:srcRect/>
                    <a:stretch>
                      <a:fillRect/>
                    </a:stretch>
                  </pic:blipFill>
                  <pic:spPr>
                    <a:xfrm>
                      <a:off x="0" y="0"/>
                      <a:ext cx="5273040" cy="363855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lập hóa đơn</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Xem thông tin figure</w:t>
      </w:r>
    </w:p>
    <w:p w:rsidR="002B0173" w:rsidRDefault="002B0173">
      <w:pPr>
        <w:ind w:right="1180"/>
        <w:rPr>
          <w:rFonts w:ascii="Times New Roman" w:eastAsia="Times New Roman" w:hAnsi="Times New Roman" w:cs="Times New Roman"/>
          <w:b/>
          <w:sz w:val="28"/>
          <w:szCs w:val="28"/>
        </w:rPr>
      </w:pP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72405" cy="2511425"/>
            <wp:effectExtent l="0" t="0" r="0" b="0"/>
            <wp:docPr id="170" name="image24.png" descr="Sequence Xem Thông Tin Figutr"/>
            <wp:cNvGraphicFramePr/>
            <a:graphic xmlns:a="http://schemas.openxmlformats.org/drawingml/2006/main">
              <a:graphicData uri="http://schemas.openxmlformats.org/drawingml/2006/picture">
                <pic:pic xmlns:pic="http://schemas.openxmlformats.org/drawingml/2006/picture">
                  <pic:nvPicPr>
                    <pic:cNvPr id="0" name="image24.png" descr="Sequence Xem Thông Tin Figutr"/>
                    <pic:cNvPicPr preferRelativeResize="0"/>
                  </pic:nvPicPr>
                  <pic:blipFill>
                    <a:blip r:embed="rId44"/>
                    <a:srcRect/>
                    <a:stretch>
                      <a:fillRect/>
                    </a:stretch>
                  </pic:blipFill>
                  <pic:spPr>
                    <a:xfrm>
                      <a:off x="0" y="0"/>
                      <a:ext cx="5272405" cy="2511425"/>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Xem thông tin figure</w:t>
      </w: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Thêm vào giỏ hàng</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3124200"/>
            <wp:effectExtent l="0" t="0" r="0" b="0"/>
            <wp:docPr id="1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274000" cy="312420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Thêm vào giỏ hàng</w:t>
      </w: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Thanh toán</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6997700"/>
            <wp:effectExtent l="0" t="0" r="0" b="0"/>
            <wp:docPr id="1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274000" cy="699770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Thanh toán</w:t>
      </w: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center"/>
        <w:rPr>
          <w:rFonts w:ascii="Times New Roman" w:eastAsia="Times New Roman" w:hAnsi="Times New Roman" w:cs="Times New Roman"/>
          <w:i/>
          <w:sz w:val="28"/>
          <w:szCs w:val="28"/>
        </w:rPr>
      </w:pPr>
    </w:p>
    <w:p w:rsidR="002B0173" w:rsidRDefault="002B0173">
      <w:pPr>
        <w:ind w:right="1180"/>
        <w:jc w:val="both"/>
        <w:rPr>
          <w:rFonts w:ascii="Times New Roman" w:eastAsia="Times New Roman" w:hAnsi="Times New Roman" w:cs="Times New Roman"/>
          <w:i/>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Phân Quyền</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69230" cy="4078605"/>
            <wp:effectExtent l="0" t="0" r="0" b="0"/>
            <wp:docPr id="173" name="image9.png" descr="Sequence Phân Quyền"/>
            <wp:cNvGraphicFramePr/>
            <a:graphic xmlns:a="http://schemas.openxmlformats.org/drawingml/2006/main">
              <a:graphicData uri="http://schemas.openxmlformats.org/drawingml/2006/picture">
                <pic:pic xmlns:pic="http://schemas.openxmlformats.org/drawingml/2006/picture">
                  <pic:nvPicPr>
                    <pic:cNvPr id="0" name="image9.png" descr="Sequence Phân Quyền"/>
                    <pic:cNvPicPr preferRelativeResize="0"/>
                  </pic:nvPicPr>
                  <pic:blipFill>
                    <a:blip r:embed="rId47"/>
                    <a:srcRect/>
                    <a:stretch>
                      <a:fillRect/>
                    </a:stretch>
                  </pic:blipFill>
                  <pic:spPr>
                    <a:xfrm>
                      <a:off x="0" y="0"/>
                      <a:ext cx="5269230" cy="4078605"/>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Phân Quyền</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Thống Kê</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4993005" cy="8855710"/>
            <wp:effectExtent l="0" t="0" r="0" b="0"/>
            <wp:docPr id="174" name="image27.png" descr="Sequence Thống Kê"/>
            <wp:cNvGraphicFramePr/>
            <a:graphic xmlns:a="http://schemas.openxmlformats.org/drawingml/2006/main">
              <a:graphicData uri="http://schemas.openxmlformats.org/drawingml/2006/picture">
                <pic:pic xmlns:pic="http://schemas.openxmlformats.org/drawingml/2006/picture">
                  <pic:nvPicPr>
                    <pic:cNvPr id="0" name="image27.png" descr="Sequence Thống Kê"/>
                    <pic:cNvPicPr preferRelativeResize="0"/>
                  </pic:nvPicPr>
                  <pic:blipFill>
                    <a:blip r:embed="rId48"/>
                    <a:srcRect/>
                    <a:stretch>
                      <a:fillRect/>
                    </a:stretch>
                  </pic:blipFill>
                  <pic:spPr>
                    <a:xfrm>
                      <a:off x="0" y="0"/>
                      <a:ext cx="4993005" cy="8855710"/>
                    </a:xfrm>
                    <a:prstGeom prst="rect">
                      <a:avLst/>
                    </a:prstGeom>
                    <a:ln/>
                  </pic:spPr>
                </pic:pic>
              </a:graphicData>
            </a:graphic>
          </wp:inline>
        </w:drawing>
      </w: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Sơ đồ tuần tự Đăng nhập</w:t>
      </w:r>
    </w:p>
    <w:p w:rsidR="002B0173" w:rsidRDefault="00EF1160">
      <w:pPr>
        <w:ind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71135" cy="3773170"/>
            <wp:effectExtent l="0" t="0" r="0" b="0"/>
            <wp:docPr id="175" name="image3.png" descr="Sequence Đăng Nhập"/>
            <wp:cNvGraphicFramePr/>
            <a:graphic xmlns:a="http://schemas.openxmlformats.org/drawingml/2006/main">
              <a:graphicData uri="http://schemas.openxmlformats.org/drawingml/2006/picture">
                <pic:pic xmlns:pic="http://schemas.openxmlformats.org/drawingml/2006/picture">
                  <pic:nvPicPr>
                    <pic:cNvPr id="0" name="image3.png" descr="Sequence Đăng Nhập"/>
                    <pic:cNvPicPr preferRelativeResize="0"/>
                  </pic:nvPicPr>
                  <pic:blipFill>
                    <a:blip r:embed="rId49"/>
                    <a:srcRect/>
                    <a:stretch>
                      <a:fillRect/>
                    </a:stretch>
                  </pic:blipFill>
                  <pic:spPr>
                    <a:xfrm>
                      <a:off x="0" y="0"/>
                      <a:ext cx="5271135" cy="3773170"/>
                    </a:xfrm>
                    <a:prstGeom prst="rect">
                      <a:avLst/>
                    </a:prstGeom>
                    <a:ln/>
                  </pic:spPr>
                </pic:pic>
              </a:graphicData>
            </a:graphic>
          </wp:inline>
        </w:drawing>
      </w:r>
    </w:p>
    <w:p w:rsidR="002B0173" w:rsidRDefault="00EF1160">
      <w:pPr>
        <w:ind w:left="720" w:right="1180" w:firstLine="8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Sơ đồ tuần tự Đăng nhập</w:t>
      </w:r>
    </w:p>
    <w:p w:rsidR="002B0173" w:rsidRDefault="002B0173">
      <w:pPr>
        <w:ind w:right="1180" w:firstLine="72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tuần tự Đăng ký</w:t>
      </w:r>
    </w:p>
    <w:p w:rsidR="002B0173" w:rsidRDefault="00EF1160">
      <w:pPr>
        <w:ind w:right="1180"/>
        <w:jc w:val="center"/>
        <w:rPr>
          <w:rFonts w:ascii="Times New Roman" w:eastAsia="Times New Roman" w:hAnsi="Times New Roman" w:cs="Times New Roman"/>
          <w:i/>
          <w:sz w:val="28"/>
          <w:szCs w:val="28"/>
        </w:rPr>
      </w:pPr>
      <w:r>
        <w:rPr>
          <w:rFonts w:ascii="Times New Roman" w:eastAsia="Times New Roman" w:hAnsi="Times New Roman" w:cs="Times New Roman"/>
          <w:b/>
          <w:noProof/>
          <w:sz w:val="28"/>
          <w:szCs w:val="28"/>
          <w:lang w:eastAsia="en-US"/>
        </w:rPr>
        <w:drawing>
          <wp:inline distT="0" distB="0" distL="114300" distR="114300">
            <wp:extent cx="5271770" cy="3962400"/>
            <wp:effectExtent l="0" t="0" r="0" b="0"/>
            <wp:docPr id="176" name="image17.png" descr="Sequence Đăng Ký"/>
            <wp:cNvGraphicFramePr/>
            <a:graphic xmlns:a="http://schemas.openxmlformats.org/drawingml/2006/main">
              <a:graphicData uri="http://schemas.openxmlformats.org/drawingml/2006/picture">
                <pic:pic xmlns:pic="http://schemas.openxmlformats.org/drawingml/2006/picture">
                  <pic:nvPicPr>
                    <pic:cNvPr id="0" name="image17.png" descr="Sequence Đăng Ký"/>
                    <pic:cNvPicPr preferRelativeResize="0"/>
                  </pic:nvPicPr>
                  <pic:blipFill>
                    <a:blip r:embed="rId50"/>
                    <a:srcRect/>
                    <a:stretch>
                      <a:fillRect/>
                    </a:stretch>
                  </pic:blipFill>
                  <pic:spPr>
                    <a:xfrm>
                      <a:off x="0" y="0"/>
                      <a:ext cx="5271770" cy="3962400"/>
                    </a:xfrm>
                    <a:prstGeom prst="rect">
                      <a:avLst/>
                    </a:prstGeom>
                    <a:ln/>
                  </pic:spPr>
                </pic:pic>
              </a:graphicData>
            </a:graphic>
          </wp:inline>
        </w:drawing>
      </w:r>
      <w:r>
        <w:rPr>
          <w:rFonts w:ascii="Times New Roman" w:eastAsia="Times New Roman" w:hAnsi="Times New Roman" w:cs="Times New Roman"/>
          <w:i/>
          <w:sz w:val="28"/>
          <w:szCs w:val="28"/>
        </w:rPr>
        <w:t>Sơ đồ tuần tự Đăng ký</w:t>
      </w:r>
    </w:p>
    <w:p w:rsidR="002B0173" w:rsidRDefault="002B0173">
      <w:pPr>
        <w:ind w:right="1180"/>
        <w:rPr>
          <w:rFonts w:ascii="Times New Roman" w:eastAsia="Times New Roman" w:hAnsi="Times New Roman" w:cs="Times New Roman"/>
          <w:b/>
          <w:sz w:val="28"/>
          <w:szCs w:val="28"/>
        </w:rPr>
      </w:pPr>
    </w:p>
    <w:p w:rsidR="002B0173" w:rsidRDefault="00EF1160">
      <w:pPr>
        <w:numPr>
          <w:ilvl w:val="0"/>
          <w:numId w:val="21"/>
        </w:numPr>
        <w:ind w:left="420" w:right="1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Xem Lịch Sử Đơn Hàng</w:t>
      </w:r>
    </w:p>
    <w:p w:rsidR="002B0173" w:rsidRDefault="00EF1160">
      <w:pPr>
        <w:ind w:left="420" w:right="11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73675" cy="3442970"/>
            <wp:effectExtent l="0" t="0" r="0" b="0"/>
            <wp:docPr id="177" name="image1.png" descr="Sequence Xem LS Đơn Hàng"/>
            <wp:cNvGraphicFramePr/>
            <a:graphic xmlns:a="http://schemas.openxmlformats.org/drawingml/2006/main">
              <a:graphicData uri="http://schemas.openxmlformats.org/drawingml/2006/picture">
                <pic:pic xmlns:pic="http://schemas.openxmlformats.org/drawingml/2006/picture">
                  <pic:nvPicPr>
                    <pic:cNvPr id="0" name="image1.png" descr="Sequence Xem LS Đơn Hàng"/>
                    <pic:cNvPicPr preferRelativeResize="0"/>
                  </pic:nvPicPr>
                  <pic:blipFill>
                    <a:blip r:embed="rId51"/>
                    <a:srcRect/>
                    <a:stretch>
                      <a:fillRect/>
                    </a:stretch>
                  </pic:blipFill>
                  <pic:spPr>
                    <a:xfrm>
                      <a:off x="0" y="0"/>
                      <a:ext cx="5273675" cy="3442970"/>
                    </a:xfrm>
                    <a:prstGeom prst="rect">
                      <a:avLst/>
                    </a:prstGeom>
                    <a:ln/>
                  </pic:spPr>
                </pic:pic>
              </a:graphicData>
            </a:graphic>
          </wp:inline>
        </w:drawing>
      </w:r>
    </w:p>
    <w:p w:rsidR="002B0173" w:rsidRDefault="00EF1160">
      <w:pPr>
        <w:ind w:left="420" w:right="1180" w:firstLine="716"/>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Xem Lịch Sử Đơn Hàng</w:t>
      </w:r>
    </w:p>
    <w:p w:rsidR="002B0173" w:rsidRDefault="002B0173">
      <w:pPr>
        <w:ind w:left="420" w:right="1180" w:firstLine="716"/>
        <w:jc w:val="center"/>
        <w:rPr>
          <w:rFonts w:ascii="Times New Roman" w:eastAsia="Times New Roman" w:hAnsi="Times New Roman" w:cs="Times New Roman"/>
          <w:i/>
          <w:sz w:val="28"/>
          <w:szCs w:val="28"/>
        </w:rPr>
      </w:pPr>
    </w:p>
    <w:p w:rsidR="002B0173" w:rsidRDefault="00EF1160">
      <w:pPr>
        <w:numPr>
          <w:ilvl w:val="0"/>
          <w:numId w:val="15"/>
        </w:numPr>
        <w:ind w:left="-2" w:right="1180" w:hanging="19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Collaboration</w:t>
      </w:r>
    </w:p>
    <w:p w:rsidR="002B0173" w:rsidRDefault="002B0173">
      <w:pPr>
        <w:ind w:right="1180"/>
        <w:jc w:val="both"/>
        <w:rPr>
          <w:rFonts w:ascii="Times New Roman" w:eastAsia="Times New Roman" w:hAnsi="Times New Roman" w:cs="Times New Roman"/>
          <w:b/>
          <w:sz w:val="28"/>
          <w:szCs w:val="28"/>
        </w:rPr>
      </w:pPr>
    </w:p>
    <w:p w:rsidR="002B0173" w:rsidRDefault="00EF1160">
      <w:pPr>
        <w:numPr>
          <w:ilvl w:val="0"/>
          <w:numId w:val="4"/>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Lập phiếu nhập</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71135" cy="3369310"/>
            <wp:effectExtent l="0" t="0" r="0" b="0"/>
            <wp:docPr id="178" name="image14.png" descr="Lược đồ phiếu nhập _Colagration"/>
            <wp:cNvGraphicFramePr/>
            <a:graphic xmlns:a="http://schemas.openxmlformats.org/drawingml/2006/main">
              <a:graphicData uri="http://schemas.openxmlformats.org/drawingml/2006/picture">
                <pic:pic xmlns:pic="http://schemas.openxmlformats.org/drawingml/2006/picture">
                  <pic:nvPicPr>
                    <pic:cNvPr id="0" name="image14.png" descr="Lược đồ phiếu nhập _Colagration"/>
                    <pic:cNvPicPr preferRelativeResize="0"/>
                  </pic:nvPicPr>
                  <pic:blipFill>
                    <a:blip r:embed="rId52"/>
                    <a:srcRect/>
                    <a:stretch>
                      <a:fillRect/>
                    </a:stretch>
                  </pic:blipFill>
                  <pic:spPr>
                    <a:xfrm>
                      <a:off x="0" y="0"/>
                      <a:ext cx="5271135" cy="336931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b/>
          <w:sz w:val="28"/>
          <w:szCs w:val="28"/>
        </w:rPr>
      </w:pPr>
      <w:r>
        <w:rPr>
          <w:rFonts w:ascii="Times New Roman" w:eastAsia="Times New Roman" w:hAnsi="Times New Roman" w:cs="Times New Roman"/>
          <w:i/>
          <w:sz w:val="28"/>
          <w:szCs w:val="28"/>
        </w:rPr>
        <w:t>Sơ đồ collaboration Lập Phiếu Nhập</w:t>
      </w:r>
    </w:p>
    <w:p w:rsidR="002B0173" w:rsidRDefault="002B0173">
      <w:pPr>
        <w:ind w:right="1180"/>
        <w:jc w:val="both"/>
        <w:rPr>
          <w:rFonts w:ascii="Times New Roman" w:eastAsia="Times New Roman" w:hAnsi="Times New Roman" w:cs="Times New Roman"/>
          <w:b/>
          <w:sz w:val="28"/>
          <w:szCs w:val="28"/>
        </w:rPr>
      </w:pPr>
    </w:p>
    <w:p w:rsidR="002B0173" w:rsidRDefault="00EF1160">
      <w:pPr>
        <w:numPr>
          <w:ilvl w:val="0"/>
          <w:numId w:val="4"/>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Lập phiếu xuất</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3675" cy="2948940"/>
            <wp:effectExtent l="0" t="0" r="0" b="0"/>
            <wp:docPr id="201" name="image46.png" descr="Phiếu xuất colabretion"/>
            <wp:cNvGraphicFramePr/>
            <a:graphic xmlns:a="http://schemas.openxmlformats.org/drawingml/2006/main">
              <a:graphicData uri="http://schemas.openxmlformats.org/drawingml/2006/picture">
                <pic:pic xmlns:pic="http://schemas.openxmlformats.org/drawingml/2006/picture">
                  <pic:nvPicPr>
                    <pic:cNvPr id="0" name="image46.png" descr="Phiếu xuất colabretion"/>
                    <pic:cNvPicPr preferRelativeResize="0"/>
                  </pic:nvPicPr>
                  <pic:blipFill>
                    <a:blip r:embed="rId53"/>
                    <a:srcRect/>
                    <a:stretch>
                      <a:fillRect/>
                    </a:stretch>
                  </pic:blipFill>
                  <pic:spPr>
                    <a:xfrm>
                      <a:off x="0" y="0"/>
                      <a:ext cx="5273675" cy="294894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Lập Phiếu Xuất</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Quản lý nhập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276850" cy="2270708"/>
            <wp:effectExtent l="0" t="0" r="0" b="0"/>
            <wp:docPr id="20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5276850" cy="2270708"/>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Quản Lý Nhập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Quản lý xuất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noProof/>
          <w:sz w:val="28"/>
          <w:szCs w:val="28"/>
          <w:lang w:eastAsia="en-US"/>
        </w:rPr>
        <w:lastRenderedPageBreak/>
        <w:drawing>
          <wp:inline distT="0" distB="0" distL="114300" distR="114300">
            <wp:extent cx="5272405" cy="2148840"/>
            <wp:effectExtent l="0" t="0" r="0" b="0"/>
            <wp:docPr id="20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5272405" cy="214884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Quản Lý Xuất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Quản lý đơn hàng</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274000" cy="3263900"/>
            <wp:effectExtent l="0" t="0" r="0" b="0"/>
            <wp:docPr id="20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274000" cy="326390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Quản Lý Đơn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Quản lý khách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Quản Lý Khách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 Lập hóa đơn</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2159000"/>
            <wp:effectExtent l="0" t="0" r="0" b="0"/>
            <wp:docPr id="2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5274000" cy="215900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Lập Hóa Đơn</w:t>
      </w:r>
    </w:p>
    <w:p w:rsidR="002B0173" w:rsidRDefault="002B0173">
      <w:pPr>
        <w:ind w:right="1180"/>
        <w:jc w:val="center"/>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Xem thông tin figure</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274000" cy="1752600"/>
            <wp:effectExtent l="0" t="0" r="0" b="0"/>
            <wp:docPr id="20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rcRect/>
                    <a:stretch>
                      <a:fillRect/>
                    </a:stretch>
                  </pic:blipFill>
                  <pic:spPr>
                    <a:xfrm>
                      <a:off x="0" y="0"/>
                      <a:ext cx="5274000" cy="175260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Xem Thông Tin Figure</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Thêm vào giỏ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274000" cy="2832100"/>
            <wp:effectExtent l="0" t="0" r="0" b="0"/>
            <wp:docPr id="2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274000" cy="283210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Thêm SP Vào Giỏ Hàng</w:t>
      </w:r>
    </w:p>
    <w:p w:rsidR="002B0173" w:rsidRDefault="002B0173">
      <w:pPr>
        <w:ind w:right="1180" w:firstLine="72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Thanh toán</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4241800"/>
            <wp:effectExtent l="0" t="0" r="0" b="0"/>
            <wp:docPr id="20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274000" cy="4241800"/>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Thanh Toán</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Phân quyền</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4310" cy="4173855"/>
            <wp:effectExtent l="0" t="0" r="0" b="0"/>
            <wp:docPr id="209" name="image39.png" descr="Collabration"/>
            <wp:cNvGraphicFramePr/>
            <a:graphic xmlns:a="http://schemas.openxmlformats.org/drawingml/2006/main">
              <a:graphicData uri="http://schemas.openxmlformats.org/drawingml/2006/picture">
                <pic:pic xmlns:pic="http://schemas.openxmlformats.org/drawingml/2006/picture">
                  <pic:nvPicPr>
                    <pic:cNvPr id="0" name="image39.png" descr="Collabration"/>
                    <pic:cNvPicPr preferRelativeResize="0"/>
                  </pic:nvPicPr>
                  <pic:blipFill>
                    <a:blip r:embed="rId61"/>
                    <a:srcRect/>
                    <a:stretch>
                      <a:fillRect/>
                    </a:stretch>
                  </pic:blipFill>
                  <pic:spPr>
                    <a:xfrm>
                      <a:off x="0" y="0"/>
                      <a:ext cx="5274310" cy="4173855"/>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Phân Quyền</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Thống kê</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69865" cy="2792095"/>
            <wp:effectExtent l="0" t="0" r="0" b="0"/>
            <wp:docPr id="210" name="image66.png" descr="Collabration"/>
            <wp:cNvGraphicFramePr/>
            <a:graphic xmlns:a="http://schemas.openxmlformats.org/drawingml/2006/main">
              <a:graphicData uri="http://schemas.openxmlformats.org/drawingml/2006/picture">
                <pic:pic xmlns:pic="http://schemas.openxmlformats.org/drawingml/2006/picture">
                  <pic:nvPicPr>
                    <pic:cNvPr id="0" name="image66.png" descr="Collabration"/>
                    <pic:cNvPicPr preferRelativeResize="0"/>
                  </pic:nvPicPr>
                  <pic:blipFill>
                    <a:blip r:embed="rId62"/>
                    <a:srcRect/>
                    <a:stretch>
                      <a:fillRect/>
                    </a:stretch>
                  </pic:blipFill>
                  <pic:spPr>
                    <a:xfrm>
                      <a:off x="0" y="0"/>
                      <a:ext cx="5269865" cy="2792095"/>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collaboration Thống Kê</w:t>
      </w:r>
    </w:p>
    <w:p w:rsidR="002B0173" w:rsidRDefault="002B0173">
      <w:pPr>
        <w:ind w:right="1180"/>
        <w:jc w:val="both"/>
        <w:rPr>
          <w:rFonts w:ascii="Times New Roman" w:eastAsia="Times New Roman" w:hAnsi="Times New Roman" w:cs="Times New Roman"/>
          <w:b/>
          <w:sz w:val="28"/>
          <w:szCs w:val="28"/>
        </w:rPr>
      </w:pPr>
    </w:p>
    <w:p w:rsidR="002B0173" w:rsidRDefault="00EF1160">
      <w:pPr>
        <w:numPr>
          <w:ilvl w:val="0"/>
          <w:numId w:val="7"/>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Đăng nhập</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hanging="400"/>
        <w:jc w:val="both"/>
        <w:rPr>
          <w:sz w:val="28"/>
          <w:szCs w:val="28"/>
        </w:rPr>
      </w:pPr>
      <w:r>
        <w:rPr>
          <w:noProof/>
          <w:sz w:val="28"/>
          <w:szCs w:val="28"/>
          <w:lang w:eastAsia="en-US"/>
        </w:rPr>
        <w:lastRenderedPageBreak/>
        <w:drawing>
          <wp:inline distT="0" distB="0" distL="114300" distR="114300">
            <wp:extent cx="5930265" cy="2559050"/>
            <wp:effectExtent l="0" t="0" r="0" b="0"/>
            <wp:docPr id="2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5930265" cy="2559050"/>
                    </a:xfrm>
                    <a:prstGeom prst="rect">
                      <a:avLst/>
                    </a:prstGeom>
                    <a:ln/>
                  </pic:spPr>
                </pic:pic>
              </a:graphicData>
            </a:graphic>
          </wp:inline>
        </w:drawing>
      </w:r>
    </w:p>
    <w:p w:rsidR="002B0173" w:rsidRDefault="002B0173">
      <w:pPr>
        <w:ind w:right="1180" w:hanging="400"/>
        <w:jc w:val="both"/>
        <w:rPr>
          <w:sz w:val="28"/>
          <w:szCs w:val="28"/>
        </w:rPr>
      </w:pPr>
    </w:p>
    <w:p w:rsidR="002B0173" w:rsidRDefault="00EF1160">
      <w:pPr>
        <w:ind w:right="1180" w:firstLine="2598"/>
        <w:jc w:val="both"/>
        <w:rPr>
          <w:sz w:val="28"/>
          <w:szCs w:val="28"/>
        </w:rPr>
      </w:pPr>
      <w:r>
        <w:rPr>
          <w:rFonts w:ascii="Times New Roman" w:eastAsia="Times New Roman" w:hAnsi="Times New Roman" w:cs="Times New Roman"/>
          <w:i/>
          <w:sz w:val="28"/>
          <w:szCs w:val="28"/>
        </w:rPr>
        <w:t xml:space="preserve">Sơ đồ collaboration đăng nhập </w:t>
      </w:r>
    </w:p>
    <w:p w:rsidR="002B0173" w:rsidRDefault="002B0173">
      <w:pPr>
        <w:ind w:right="1180" w:hanging="400"/>
        <w:jc w:val="both"/>
        <w:rPr>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Đăng ký</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hanging="400"/>
        <w:jc w:val="both"/>
        <w:rPr>
          <w:rFonts w:ascii="Times New Roman" w:eastAsia="Times New Roman" w:hAnsi="Times New Roman" w:cs="Times New Roman"/>
          <w:b/>
          <w:sz w:val="28"/>
          <w:szCs w:val="28"/>
        </w:rPr>
      </w:pPr>
      <w:r>
        <w:rPr>
          <w:noProof/>
          <w:sz w:val="28"/>
          <w:szCs w:val="28"/>
          <w:lang w:eastAsia="en-US"/>
        </w:rPr>
        <w:drawing>
          <wp:inline distT="0" distB="0" distL="114300" distR="114300">
            <wp:extent cx="5902325" cy="2730500"/>
            <wp:effectExtent l="0" t="0" r="0" b="0"/>
            <wp:docPr id="1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4"/>
                    <a:srcRect/>
                    <a:stretch>
                      <a:fillRect/>
                    </a:stretch>
                  </pic:blipFill>
                  <pic:spPr>
                    <a:xfrm>
                      <a:off x="0" y="0"/>
                      <a:ext cx="5902325" cy="2730500"/>
                    </a:xfrm>
                    <a:prstGeom prst="rect">
                      <a:avLst/>
                    </a:prstGeom>
                    <a:ln/>
                  </pic:spPr>
                </pic:pic>
              </a:graphicData>
            </a:graphic>
          </wp:inline>
        </w:drawing>
      </w:r>
    </w:p>
    <w:p w:rsidR="002B0173" w:rsidRDefault="002B0173">
      <w:pPr>
        <w:ind w:right="1180"/>
        <w:jc w:val="both"/>
        <w:rPr>
          <w:sz w:val="28"/>
          <w:szCs w:val="28"/>
        </w:rPr>
      </w:pPr>
    </w:p>
    <w:p w:rsidR="002B0173" w:rsidRDefault="00EF1160">
      <w:pPr>
        <w:ind w:right="1180" w:firstLine="2598"/>
        <w:jc w:val="both"/>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Sơ đồ collaboration đăng ký </w:t>
      </w:r>
    </w:p>
    <w:p w:rsidR="002B0173" w:rsidRDefault="002B0173">
      <w:pPr>
        <w:ind w:right="1180"/>
        <w:jc w:val="both"/>
        <w:rPr>
          <w:rFonts w:ascii="Times New Roman" w:eastAsia="Times New Roman" w:hAnsi="Times New Roman" w:cs="Times New Roman"/>
          <w:b/>
          <w:sz w:val="28"/>
          <w:szCs w:val="28"/>
        </w:rPr>
      </w:pPr>
    </w:p>
    <w:p w:rsidR="002B0173" w:rsidRDefault="00EF1160">
      <w:pPr>
        <w:numPr>
          <w:ilvl w:val="0"/>
          <w:numId w:val="15"/>
        </w:numPr>
        <w:ind w:left="-2" w:right="1180" w:hanging="19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State</w:t>
      </w:r>
    </w:p>
    <w:p w:rsidR="002B0173" w:rsidRDefault="00EF1160">
      <w:pPr>
        <w:numPr>
          <w:ilvl w:val="0"/>
          <w:numId w:val="10"/>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Lập phiếu nhập</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114300" distR="114300">
            <wp:extent cx="5272405" cy="3510280"/>
            <wp:effectExtent l="0" t="0" r="0" b="0"/>
            <wp:docPr id="196" name="image15.png" descr="Lược đồ phiếu nhập _state"/>
            <wp:cNvGraphicFramePr/>
            <a:graphic xmlns:a="http://schemas.openxmlformats.org/drawingml/2006/main">
              <a:graphicData uri="http://schemas.openxmlformats.org/drawingml/2006/picture">
                <pic:pic xmlns:pic="http://schemas.openxmlformats.org/drawingml/2006/picture">
                  <pic:nvPicPr>
                    <pic:cNvPr id="0" name="image15.png" descr="Lược đồ phiếu nhập _state"/>
                    <pic:cNvPicPr preferRelativeResize="0"/>
                  </pic:nvPicPr>
                  <pic:blipFill>
                    <a:blip r:embed="rId65"/>
                    <a:srcRect/>
                    <a:stretch>
                      <a:fillRect/>
                    </a:stretch>
                  </pic:blipFill>
                  <pic:spPr>
                    <a:xfrm>
                      <a:off x="0" y="0"/>
                      <a:ext cx="5272405" cy="3510280"/>
                    </a:xfrm>
                    <a:prstGeom prst="rect">
                      <a:avLst/>
                    </a:prstGeom>
                    <a:ln/>
                  </pic:spPr>
                </pic:pic>
              </a:graphicData>
            </a:graphic>
          </wp:inline>
        </w:drawing>
      </w:r>
    </w:p>
    <w:p w:rsidR="002B0173" w:rsidRDefault="00EF1160">
      <w:pPr>
        <w:ind w:right="1180"/>
        <w:jc w:val="center"/>
        <w:rPr>
          <w:rFonts w:ascii="Times New Roman" w:eastAsia="Times New Roman" w:hAnsi="Times New Roman" w:cs="Times New Roman"/>
          <w:b/>
          <w:sz w:val="28"/>
          <w:szCs w:val="28"/>
        </w:rPr>
      </w:pPr>
      <w:r>
        <w:rPr>
          <w:rFonts w:ascii="Times New Roman" w:eastAsia="Times New Roman" w:hAnsi="Times New Roman" w:cs="Times New Roman"/>
          <w:i/>
          <w:sz w:val="28"/>
          <w:szCs w:val="28"/>
        </w:rPr>
        <w:t>Sơ đồ state Lập Phiếu Nhập</w:t>
      </w:r>
    </w:p>
    <w:p w:rsidR="002B0173" w:rsidRDefault="002B0173">
      <w:pPr>
        <w:ind w:right="1180"/>
        <w:jc w:val="both"/>
        <w:rPr>
          <w:rFonts w:ascii="Times New Roman" w:eastAsia="Times New Roman" w:hAnsi="Times New Roman" w:cs="Times New Roman"/>
          <w:b/>
          <w:sz w:val="28"/>
          <w:szCs w:val="28"/>
        </w:rPr>
      </w:pPr>
    </w:p>
    <w:p w:rsidR="002B0173" w:rsidRDefault="00EF1160">
      <w:pPr>
        <w:numPr>
          <w:ilvl w:val="0"/>
          <w:numId w:val="10"/>
        </w:num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Lập phiếu xuất</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114300" distR="114300">
            <wp:extent cx="5271770" cy="3279775"/>
            <wp:effectExtent l="0" t="0" r="0" b="0"/>
            <wp:docPr id="197" name="image21.png" descr="phiếu xuất -State"/>
            <wp:cNvGraphicFramePr/>
            <a:graphic xmlns:a="http://schemas.openxmlformats.org/drawingml/2006/main">
              <a:graphicData uri="http://schemas.openxmlformats.org/drawingml/2006/picture">
                <pic:pic xmlns:pic="http://schemas.openxmlformats.org/drawingml/2006/picture">
                  <pic:nvPicPr>
                    <pic:cNvPr id="0" name="image21.png" descr="phiếu xuất -State"/>
                    <pic:cNvPicPr preferRelativeResize="0"/>
                  </pic:nvPicPr>
                  <pic:blipFill>
                    <a:blip r:embed="rId66"/>
                    <a:srcRect/>
                    <a:stretch>
                      <a:fillRect/>
                    </a:stretch>
                  </pic:blipFill>
                  <pic:spPr>
                    <a:xfrm>
                      <a:off x="0" y="0"/>
                      <a:ext cx="5271770" cy="3279775"/>
                    </a:xfrm>
                    <a:prstGeom prst="rect">
                      <a:avLst/>
                    </a:prstGeom>
                    <a:ln/>
                  </pic:spPr>
                </pic:pic>
              </a:graphicData>
            </a:graphic>
          </wp:inline>
        </w:drawing>
      </w:r>
    </w:p>
    <w:p w:rsidR="002B0173" w:rsidRDefault="00EF1160">
      <w:pPr>
        <w:ind w:right="1180"/>
        <w:jc w:val="center"/>
        <w:rPr>
          <w:sz w:val="28"/>
          <w:szCs w:val="28"/>
        </w:rPr>
      </w:pPr>
      <w:r>
        <w:rPr>
          <w:rFonts w:ascii="Times New Roman" w:eastAsia="Times New Roman" w:hAnsi="Times New Roman" w:cs="Times New Roman"/>
          <w:i/>
          <w:sz w:val="28"/>
          <w:szCs w:val="28"/>
        </w:rPr>
        <w:t>Sơ đồ state Lập Phiếu Xuất</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Quản lý đơn hàng</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5207000"/>
            <wp:effectExtent l="0" t="0" r="0" b="0"/>
            <wp:docPr id="21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7"/>
                    <a:srcRect/>
                    <a:stretch>
                      <a:fillRect/>
                    </a:stretch>
                  </pic:blipFill>
                  <pic:spPr>
                    <a:xfrm>
                      <a:off x="0" y="0"/>
                      <a:ext cx="5274000" cy="5207000"/>
                    </a:xfrm>
                    <a:prstGeom prst="rect">
                      <a:avLst/>
                    </a:prstGeom>
                    <a:ln/>
                  </pic:spPr>
                </pic:pic>
              </a:graphicData>
            </a:graphic>
          </wp:inline>
        </w:drawing>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center"/>
        <w:rPr>
          <w:sz w:val="28"/>
          <w:szCs w:val="28"/>
        </w:rPr>
      </w:pPr>
      <w:r>
        <w:rPr>
          <w:rFonts w:ascii="Times New Roman" w:eastAsia="Times New Roman" w:hAnsi="Times New Roman" w:cs="Times New Roman"/>
          <w:i/>
          <w:sz w:val="28"/>
          <w:szCs w:val="28"/>
        </w:rPr>
        <w:t>Sơ đồ state Quản Lý Đơn Hàng</w:t>
      </w: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4.Sản phẩm</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3289300"/>
            <wp:effectExtent l="0" t="0" r="0" b="0"/>
            <wp:docPr id="21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5274000" cy="3289300"/>
                    </a:xfrm>
                    <a:prstGeom prst="rect">
                      <a:avLst/>
                    </a:prstGeom>
                    <a:ln/>
                  </pic:spPr>
                </pic:pic>
              </a:graphicData>
            </a:graphic>
          </wp:inline>
        </w:drawing>
      </w:r>
    </w:p>
    <w:p w:rsidR="002B0173" w:rsidRDefault="00EF1160">
      <w:pPr>
        <w:numPr>
          <w:ilvl w:val="0"/>
          <w:numId w:val="15"/>
        </w:numPr>
        <w:ind w:left="-2" w:right="1180" w:hanging="19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Sơ Đồ Class</w:t>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274000" cy="6400800"/>
            <wp:effectExtent l="0" t="0" r="0" b="0"/>
            <wp:docPr id="1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9"/>
                    <a:srcRect/>
                    <a:stretch>
                      <a:fillRect/>
                    </a:stretch>
                  </pic:blipFill>
                  <pic:spPr>
                    <a:xfrm>
                      <a:off x="0" y="0"/>
                      <a:ext cx="5274000" cy="6400800"/>
                    </a:xfrm>
                    <a:prstGeom prst="rect">
                      <a:avLst/>
                    </a:prstGeom>
                    <a:ln/>
                  </pic:spPr>
                </pic:pic>
              </a:graphicData>
            </a:graphic>
          </wp:inline>
        </w:drawing>
      </w:r>
    </w:p>
    <w:p w:rsidR="002B0173" w:rsidRDefault="002B0173">
      <w:pPr>
        <w:ind w:right="1180"/>
        <w:jc w:val="both"/>
        <w:rPr>
          <w:rFonts w:ascii="Times New Roman" w:eastAsia="Times New Roman" w:hAnsi="Times New Roman" w:cs="Times New Roman"/>
          <w:b/>
          <w:sz w:val="28"/>
          <w:szCs w:val="28"/>
        </w:rPr>
      </w:pPr>
    </w:p>
    <w:p w:rsidR="002B0173" w:rsidRDefault="002B0173">
      <w:pPr>
        <w:ind w:right="1180"/>
        <w:jc w:val="both"/>
        <w:rPr>
          <w:rFonts w:ascii="Times New Roman" w:eastAsia="Times New Roman" w:hAnsi="Times New Roman" w:cs="Times New Roman"/>
          <w:b/>
          <w:sz w:val="28"/>
          <w:szCs w:val="28"/>
        </w:rPr>
      </w:pP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5919788" cy="2962275"/>
            <wp:effectExtent l="0" t="0" r="0" b="0"/>
            <wp:docPr id="1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5919788" cy="2962275"/>
                    </a:xfrm>
                    <a:prstGeom prst="rect">
                      <a:avLst/>
                    </a:prstGeom>
                    <a:ln/>
                  </pic:spPr>
                </pic:pic>
              </a:graphicData>
            </a:graphic>
          </wp:inline>
        </w:drawing>
      </w:r>
    </w:p>
    <w:p w:rsidR="002B0173" w:rsidRDefault="00EF1160">
      <w:pPr>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938838" cy="2295525"/>
            <wp:effectExtent l="0" t="0" r="0" b="0"/>
            <wp:docPr id="2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1"/>
                    <a:srcRect/>
                    <a:stretch>
                      <a:fillRect/>
                    </a:stretch>
                  </pic:blipFill>
                  <pic:spPr>
                    <a:xfrm>
                      <a:off x="0" y="0"/>
                      <a:ext cx="5938838" cy="2295525"/>
                    </a:xfrm>
                    <a:prstGeom prst="rect">
                      <a:avLst/>
                    </a:prstGeom>
                    <a:ln/>
                  </pic:spPr>
                </pic:pic>
              </a:graphicData>
            </a:graphic>
          </wp:inline>
        </w:drawing>
      </w:r>
    </w:p>
    <w:p w:rsidR="002B0173" w:rsidRDefault="002B0173">
      <w:pPr>
        <w:ind w:right="1180"/>
        <w:jc w:val="both"/>
        <w:rPr>
          <w:rFonts w:ascii="Times New Roman" w:eastAsia="Times New Roman" w:hAnsi="Times New Roman" w:cs="Times New Roman"/>
          <w:b/>
          <w:sz w:val="28"/>
          <w:szCs w:val="28"/>
        </w:rPr>
      </w:pPr>
    </w:p>
    <w:p w:rsidR="002B0173" w:rsidRDefault="00EF1160">
      <w:pPr>
        <w:ind w:left="144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thống kê tổng số phương thức cần có</w:t>
      </w:r>
    </w:p>
    <w:p w:rsidR="002B0173" w:rsidRDefault="00EF1160">
      <w:pPr>
        <w:spacing w:before="240" w:after="240"/>
        <w:ind w:right="11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Mô tả chi tiết các bảng:</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 Phiếu nhập:</w:t>
      </w:r>
    </w:p>
    <w:p w:rsidR="002B0173" w:rsidRDefault="00EF1160">
      <w:pPr>
        <w:spacing w:before="240" w:after="240"/>
        <w:ind w:right="1180"/>
        <w:jc w:val="both"/>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eastAsia="en-US"/>
        </w:rPr>
        <w:drawing>
          <wp:inline distT="114300" distB="114300" distL="114300" distR="114300">
            <wp:extent cx="6417000" cy="2095500"/>
            <wp:effectExtent l="0" t="0" r="0" b="0"/>
            <wp:docPr id="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6417000" cy="2095500"/>
                    </a:xfrm>
                    <a:prstGeom prst="rect">
                      <a:avLst/>
                    </a:prstGeom>
                    <a:ln/>
                  </pic:spPr>
                </pic:pic>
              </a:graphicData>
            </a:graphic>
          </wp:inline>
        </w:drawing>
      </w:r>
      <w:r>
        <w:rPr>
          <w:rFonts w:ascii="Times New Roman" w:eastAsia="Times New Roman" w:hAnsi="Times New Roman" w:cs="Times New Roman"/>
          <w:b/>
          <w:i/>
          <w:sz w:val="28"/>
          <w:szCs w:val="28"/>
        </w:rPr>
        <w:t xml:space="preserve"> </w:t>
      </w:r>
    </w:p>
    <w:p w:rsidR="002B0173" w:rsidRDefault="00EF1160">
      <w:pPr>
        <w:spacing w:before="240" w:after="240"/>
        <w:ind w:right="1180" w:firstLine="72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Bảng Mô tả phiếu nhập</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9.2 Customer (Người dùng):</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3187700"/>
            <wp:effectExtent l="0" t="0" r="0" b="0"/>
            <wp:docPr id="2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6417000" cy="31877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Bảng Mô tả người dùng</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9.3 Product (Sản phẩm):</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inline distT="114300" distB="114300" distL="114300" distR="114300">
            <wp:extent cx="5500688" cy="3200400"/>
            <wp:effectExtent l="0" t="0" r="0" b="0"/>
            <wp:docPr id="1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5500688" cy="3200400"/>
                    </a:xfrm>
                    <a:prstGeom prst="rect">
                      <a:avLst/>
                    </a:prstGeom>
                    <a:ln/>
                  </pic:spPr>
                </pic:pic>
              </a:graphicData>
            </a:graphic>
          </wp:inline>
        </w:drawing>
      </w:r>
    </w:p>
    <w:p w:rsidR="002B0173" w:rsidRDefault="00EF1160">
      <w:pPr>
        <w:spacing w:before="240" w:after="240"/>
        <w:ind w:left="3600" w:right="118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sản phẩm</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9.4 Category (Loại sản phẩm):</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inline distT="114300" distB="114300" distL="114300" distR="114300">
            <wp:extent cx="5434013" cy="4105275"/>
            <wp:effectExtent l="0" t="0" r="0" b="0"/>
            <wp:docPr id="21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5"/>
                    <a:srcRect/>
                    <a:stretch>
                      <a:fillRect/>
                    </a:stretch>
                  </pic:blipFill>
                  <pic:spPr>
                    <a:xfrm>
                      <a:off x="0" y="0"/>
                      <a:ext cx="5434013" cy="4105275"/>
                    </a:xfrm>
                    <a:prstGeom prst="rect">
                      <a:avLst/>
                    </a:prstGeom>
                    <a:ln/>
                  </pic:spPr>
                </pic:pic>
              </a:graphicData>
            </a:graphic>
          </wp:inline>
        </w:drawing>
      </w:r>
      <w:r>
        <w:rPr>
          <w:rFonts w:ascii="Times New Roman" w:eastAsia="Times New Roman" w:hAnsi="Times New Roman" w:cs="Times New Roman"/>
          <w:b/>
          <w:sz w:val="28"/>
          <w:szCs w:val="28"/>
          <w:u w:val="single"/>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loại sản phẩm</w:t>
      </w:r>
    </w:p>
    <w:p w:rsidR="002B0173" w:rsidRDefault="00EF1160">
      <w:pPr>
        <w:spacing w:before="240" w:after="240"/>
        <w:ind w:right="118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9.5 Supplier (Nhà cung cấp):</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inline distT="114300" distB="114300" distL="114300" distR="114300">
            <wp:extent cx="5653088" cy="1857375"/>
            <wp:effectExtent l="0" t="0" r="0" b="0"/>
            <wp:docPr id="22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6"/>
                    <a:srcRect/>
                    <a:stretch>
                      <a:fillRect/>
                    </a:stretch>
                  </pic:blipFill>
                  <pic:spPr>
                    <a:xfrm>
                      <a:off x="0" y="0"/>
                      <a:ext cx="5653088" cy="1857375"/>
                    </a:xfrm>
                    <a:prstGeom prst="rect">
                      <a:avLst/>
                    </a:prstGeom>
                    <a:ln/>
                  </pic:spPr>
                </pic:pic>
              </a:graphicData>
            </a:graphic>
          </wp:inline>
        </w:drawing>
      </w:r>
      <w:r>
        <w:rPr>
          <w:rFonts w:ascii="Times New Roman" w:eastAsia="Times New Roman" w:hAnsi="Times New Roman" w:cs="Times New Roman"/>
          <w:b/>
          <w:sz w:val="28"/>
          <w:szCs w:val="28"/>
          <w:u w:val="single"/>
        </w:rPr>
        <w:t xml:space="preserve"> </w:t>
      </w:r>
    </w:p>
    <w:p w:rsidR="002B0173" w:rsidRDefault="00EF1160">
      <w:pPr>
        <w:spacing w:before="240" w:after="240"/>
        <w:ind w:left="2880"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i/>
          <w:sz w:val="28"/>
          <w:szCs w:val="28"/>
        </w:rPr>
        <w:t>Bảng Mô tả nhà cung cấp</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4.6.1.7 Account (Tài khoản):</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lastRenderedPageBreak/>
        <w:drawing>
          <wp:inline distT="114300" distB="114300" distL="114300" distR="114300">
            <wp:extent cx="5624513" cy="3343275"/>
            <wp:effectExtent l="0" t="0" r="0" b="0"/>
            <wp:docPr id="23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5624513" cy="3343275"/>
                    </a:xfrm>
                    <a:prstGeom prst="rect">
                      <a:avLst/>
                    </a:prstGeom>
                    <a:ln/>
                  </pic:spPr>
                </pic:pic>
              </a:graphicData>
            </a:graphic>
          </wp:inline>
        </w:drawing>
      </w:r>
      <w:r>
        <w:rPr>
          <w:rFonts w:ascii="Times New Roman" w:eastAsia="Times New Roman" w:hAnsi="Times New Roman" w:cs="Times New Roman"/>
          <w:b/>
          <w:sz w:val="28"/>
          <w:szCs w:val="28"/>
          <w:u w:val="single"/>
        </w:rPr>
        <w:t xml:space="preserve"> </w:t>
      </w:r>
    </w:p>
    <w:p w:rsidR="002B0173" w:rsidRDefault="00EF1160">
      <w:pPr>
        <w:spacing w:before="240" w:after="240"/>
        <w:ind w:left="2880" w:right="1180" w:firstLine="72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Bảng mô tả tài khoản</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9.6 Roles (Chức vụ):</w:t>
      </w:r>
    </w:p>
    <w:p w:rsidR="002B0173" w:rsidRDefault="00EF1160">
      <w:pPr>
        <w:spacing w:before="240" w:after="240"/>
        <w:ind w:right="1180"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5614988" cy="1666875"/>
            <wp:effectExtent l="0" t="0" r="0" b="0"/>
            <wp:docPr id="2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8"/>
                    <a:srcRect/>
                    <a:stretch>
                      <a:fillRect/>
                    </a:stretch>
                  </pic:blipFill>
                  <pic:spPr>
                    <a:xfrm>
                      <a:off x="0" y="0"/>
                      <a:ext cx="5614988" cy="1666875"/>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Bảng Mô tả Chức vụ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9.7 Phương thức thanh toán:</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1816100"/>
            <wp:effectExtent l="0" t="0" r="0" b="0"/>
            <wp:docPr id="23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9"/>
                    <a:srcRect/>
                    <a:stretch>
                      <a:fillRect/>
                    </a:stretch>
                  </pic:blipFill>
                  <pic:spPr>
                    <a:xfrm>
                      <a:off x="0" y="0"/>
                      <a:ext cx="6417000" cy="18161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Bảng Phương thức thanh toán</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9.8 Staff (Nhân viên):</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2882900"/>
            <wp:effectExtent l="0" t="0" r="0" b="0"/>
            <wp:docPr id="1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6417000" cy="28829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Nhân viên</w:t>
      </w:r>
    </w:p>
    <w:p w:rsidR="002B0173" w:rsidRDefault="00EF1160">
      <w:pPr>
        <w:spacing w:before="240" w:after="240"/>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9.9 Position (vị trí):</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1549400"/>
            <wp:effectExtent l="0" t="0" r="0" b="0"/>
            <wp:docPr id="1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1"/>
                    <a:srcRect/>
                    <a:stretch>
                      <a:fillRect/>
                    </a:stretch>
                  </pic:blipFill>
                  <pic:spPr>
                    <a:xfrm>
                      <a:off x="0" y="0"/>
                      <a:ext cx="6417000" cy="15494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Vị trí</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9.10 OrderDetail (Chi tiết đơn hàng):</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6417000" cy="2336800"/>
            <wp:effectExtent l="0" t="0" r="0" b="0"/>
            <wp:docPr id="2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2"/>
                    <a:srcRect/>
                    <a:stretch>
                      <a:fillRect/>
                    </a:stretch>
                  </pic:blipFill>
                  <pic:spPr>
                    <a:xfrm>
                      <a:off x="0" y="0"/>
                      <a:ext cx="6417000" cy="23368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16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Chi tiết đơn hàng</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9.11 OrderBill (Đơn hàng):</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3327400"/>
            <wp:effectExtent l="0" t="0" r="0" b="0"/>
            <wp:docPr id="1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3"/>
                    <a:srcRect/>
                    <a:stretch>
                      <a:fillRect/>
                    </a:stretch>
                  </pic:blipFill>
                  <pic:spPr>
                    <a:xfrm>
                      <a:off x="0" y="0"/>
                      <a:ext cx="6417000" cy="33274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đơn hàng</w:t>
      </w:r>
    </w:p>
    <w:p w:rsidR="002B0173" w:rsidRDefault="00EF1160">
      <w:pPr>
        <w:spacing w:before="240" w:after="240"/>
        <w:ind w:right="1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9.12 New (Tin tức):</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114300" distB="114300" distL="114300" distR="114300">
            <wp:extent cx="6417000" cy="1346200"/>
            <wp:effectExtent l="0" t="0" r="0" b="0"/>
            <wp:docPr id="2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4"/>
                    <a:srcRect/>
                    <a:stretch>
                      <a:fillRect/>
                    </a:stretch>
                  </pic:blipFill>
                  <pic:spPr>
                    <a:xfrm>
                      <a:off x="0" y="0"/>
                      <a:ext cx="6417000" cy="13462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3600" w:right="118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Bảng Mô tả tin tức </w:t>
      </w:r>
    </w:p>
    <w:p w:rsidR="002B0173" w:rsidRDefault="00EF1160">
      <w:pPr>
        <w:spacing w:before="240" w:after="240"/>
        <w:ind w:right="1180" w:firstLine="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9.13 Content (Chủ đề):</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114300" distB="114300" distL="114300" distR="114300">
            <wp:extent cx="6417000" cy="1371600"/>
            <wp:effectExtent l="0" t="0" r="0" b="0"/>
            <wp:docPr id="1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5"/>
                    <a:srcRect/>
                    <a:stretch>
                      <a:fillRect/>
                    </a:stretch>
                  </pic:blipFill>
                  <pic:spPr>
                    <a:xfrm>
                      <a:off x="0" y="0"/>
                      <a:ext cx="6417000" cy="13716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left="2880" w:right="1180"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chủ đề</w:t>
      </w:r>
    </w:p>
    <w:p w:rsidR="002B0173" w:rsidRDefault="00EF1160">
      <w:pPr>
        <w:spacing w:before="240" w:after="240"/>
        <w:ind w:right="11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9.14 UserRole (Chức vụ User):</w:t>
      </w:r>
    </w:p>
    <w:p w:rsidR="002B0173" w:rsidRDefault="00EF1160">
      <w:pPr>
        <w:spacing w:before="240" w:after="240"/>
        <w:ind w:right="1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lang w:eastAsia="en-US"/>
        </w:rPr>
        <w:drawing>
          <wp:inline distT="114300" distB="114300" distL="114300" distR="114300">
            <wp:extent cx="6417000" cy="1498600"/>
            <wp:effectExtent l="0" t="0" r="0" b="0"/>
            <wp:docPr id="1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a:stretch>
                      <a:fillRect/>
                    </a:stretch>
                  </pic:blipFill>
                  <pic:spPr>
                    <a:xfrm>
                      <a:off x="0" y="0"/>
                      <a:ext cx="6417000" cy="14986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2B0173" w:rsidRDefault="00EF1160">
      <w:pPr>
        <w:spacing w:before="240" w:after="240"/>
        <w:ind w:right="118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Bảng Mô tả chức vụ user</w:t>
      </w:r>
    </w:p>
    <w:p w:rsidR="002B0173" w:rsidRDefault="002B0173">
      <w:pPr>
        <w:ind w:right="1180"/>
        <w:jc w:val="both"/>
        <w:rPr>
          <w:rFonts w:ascii="Times New Roman" w:eastAsia="Times New Roman" w:hAnsi="Times New Roman" w:cs="Times New Roman"/>
          <w:b/>
          <w:sz w:val="28"/>
          <w:szCs w:val="28"/>
        </w:rPr>
      </w:pPr>
    </w:p>
    <w:p w:rsidR="002B0173" w:rsidRDefault="002B0173">
      <w:pPr>
        <w:ind w:left="-200" w:right="1180"/>
        <w:jc w:val="both"/>
        <w:rPr>
          <w:rFonts w:ascii="Times New Roman" w:eastAsia="Times New Roman" w:hAnsi="Times New Roman" w:cs="Times New Roman"/>
          <w:b/>
          <w:sz w:val="28"/>
          <w:szCs w:val="28"/>
        </w:rPr>
      </w:pPr>
      <w:bookmarkStart w:id="2" w:name="_heading=h.gjdgxs" w:colFirst="0" w:colLast="0"/>
      <w:bookmarkEnd w:id="2"/>
    </w:p>
    <w:p w:rsidR="002B0173" w:rsidRDefault="002B0173">
      <w:pPr>
        <w:ind w:left="-200" w:right="1180"/>
        <w:jc w:val="both"/>
        <w:rPr>
          <w:rFonts w:ascii="Times New Roman" w:eastAsia="Times New Roman" w:hAnsi="Times New Roman" w:cs="Times New Roman"/>
          <w:b/>
          <w:sz w:val="28"/>
          <w:szCs w:val="28"/>
        </w:rPr>
      </w:pPr>
    </w:p>
    <w:sectPr w:rsidR="002B0173" w:rsidSect="00EF1160">
      <w:pgSz w:w="11906" w:h="16838"/>
      <w:pgMar w:top="1440" w:right="0" w:bottom="1440" w:left="13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72E6"/>
    <w:multiLevelType w:val="multilevel"/>
    <w:tmpl w:val="3E38534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5390E8D"/>
    <w:multiLevelType w:val="multilevel"/>
    <w:tmpl w:val="B4583AD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6353E33"/>
    <w:multiLevelType w:val="multilevel"/>
    <w:tmpl w:val="E8B4E60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7FA2B5F"/>
    <w:multiLevelType w:val="multilevel"/>
    <w:tmpl w:val="4C7A466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7FE4193"/>
    <w:multiLevelType w:val="multilevel"/>
    <w:tmpl w:val="EA2AF33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8D344C5"/>
    <w:multiLevelType w:val="multilevel"/>
    <w:tmpl w:val="0BE4908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0D535118"/>
    <w:multiLevelType w:val="multilevel"/>
    <w:tmpl w:val="A16AC91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0D657F87"/>
    <w:multiLevelType w:val="multilevel"/>
    <w:tmpl w:val="6AC81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2A4A01"/>
    <w:multiLevelType w:val="multilevel"/>
    <w:tmpl w:val="825EEA5C"/>
    <w:lvl w:ilvl="0">
      <w:start w:val="13"/>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1814764"/>
    <w:multiLevelType w:val="multilevel"/>
    <w:tmpl w:val="2FE25F32"/>
    <w:lvl w:ilvl="0">
      <w:start w:val="1"/>
      <w:numFmt w:val="decimal"/>
      <w:lvlText w:val="%1."/>
      <w:lvlJc w:val="left"/>
      <w:pPr>
        <w:ind w:left="0" w:firstLine="0"/>
      </w:pPr>
    </w:lvl>
    <w:lvl w:ilvl="1">
      <w:start w:val="1"/>
      <w:numFmt w:val="decimal"/>
      <w:lvlText w:val="%1.%2."/>
      <w:lvlJc w:val="left"/>
      <w:pPr>
        <w:ind w:left="280" w:firstLine="0"/>
      </w:pPr>
    </w:lvl>
    <w:lvl w:ilvl="2">
      <w:start w:val="1"/>
      <w:numFmt w:val="decimal"/>
      <w:lvlText w:val="%1.%2.%3."/>
      <w:lvlJc w:val="left"/>
      <w:pPr>
        <w:ind w:left="280" w:firstLine="0"/>
      </w:pPr>
    </w:lvl>
    <w:lvl w:ilvl="3">
      <w:start w:val="1"/>
      <w:numFmt w:val="decimal"/>
      <w:lvlText w:val="%1.%2.%3.%4."/>
      <w:lvlJc w:val="left"/>
      <w:pPr>
        <w:ind w:left="280" w:firstLine="0"/>
      </w:pPr>
    </w:lvl>
    <w:lvl w:ilvl="4">
      <w:start w:val="1"/>
      <w:numFmt w:val="decimal"/>
      <w:lvlText w:val="%1.%2.%3.%4.%5."/>
      <w:lvlJc w:val="left"/>
      <w:pPr>
        <w:ind w:left="280" w:firstLine="0"/>
      </w:pPr>
    </w:lvl>
    <w:lvl w:ilvl="5">
      <w:start w:val="1"/>
      <w:numFmt w:val="decimal"/>
      <w:lvlText w:val="%1.%2.%3.%4.%5.%6."/>
      <w:lvlJc w:val="left"/>
      <w:pPr>
        <w:ind w:left="280" w:firstLine="0"/>
      </w:pPr>
    </w:lvl>
    <w:lvl w:ilvl="6">
      <w:start w:val="1"/>
      <w:numFmt w:val="decimal"/>
      <w:lvlText w:val="%1.%2.%3.%4.%5.%6.%7."/>
      <w:lvlJc w:val="left"/>
      <w:pPr>
        <w:ind w:left="280" w:firstLine="0"/>
      </w:pPr>
    </w:lvl>
    <w:lvl w:ilvl="7">
      <w:start w:val="1"/>
      <w:numFmt w:val="decimal"/>
      <w:lvlText w:val="%1.%2.%3.%4.%5.%6.%7.%8."/>
      <w:lvlJc w:val="left"/>
      <w:pPr>
        <w:ind w:left="280" w:firstLine="0"/>
      </w:pPr>
    </w:lvl>
    <w:lvl w:ilvl="8">
      <w:start w:val="1"/>
      <w:numFmt w:val="decimal"/>
      <w:lvlText w:val="%1.%2.%3.%4.%5.%6.%7.%8.%9."/>
      <w:lvlJc w:val="left"/>
      <w:pPr>
        <w:ind w:left="280" w:firstLine="0"/>
      </w:pPr>
    </w:lvl>
  </w:abstractNum>
  <w:abstractNum w:abstractNumId="10" w15:restartNumberingAfterBreak="0">
    <w:nsid w:val="16AC0283"/>
    <w:multiLevelType w:val="multilevel"/>
    <w:tmpl w:val="24C030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CD9725B"/>
    <w:multiLevelType w:val="multilevel"/>
    <w:tmpl w:val="DF2AFCBE"/>
    <w:lvl w:ilvl="0">
      <w:start w:val="1"/>
      <w:numFmt w:val="upperRoman"/>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E4E532A"/>
    <w:multiLevelType w:val="multilevel"/>
    <w:tmpl w:val="93DE17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41076D89"/>
    <w:multiLevelType w:val="multilevel"/>
    <w:tmpl w:val="F024511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6FE477D"/>
    <w:multiLevelType w:val="multilevel"/>
    <w:tmpl w:val="AB7899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2D73F4F"/>
    <w:multiLevelType w:val="multilevel"/>
    <w:tmpl w:val="19DEB2E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6DE4AB2"/>
    <w:multiLevelType w:val="multilevel"/>
    <w:tmpl w:val="8C004026"/>
    <w:lvl w:ilvl="0">
      <w:start w:val="1"/>
      <w:numFmt w:val="bullet"/>
      <w:lvlText w:val="❖"/>
      <w:lvlJc w:val="left"/>
      <w:pPr>
        <w:ind w:left="418" w:hanging="418"/>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8D643B8"/>
    <w:multiLevelType w:val="multilevel"/>
    <w:tmpl w:val="57B4FCC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15:restartNumberingAfterBreak="0">
    <w:nsid w:val="6C8A301A"/>
    <w:multiLevelType w:val="multilevel"/>
    <w:tmpl w:val="3E28C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C072FD"/>
    <w:multiLevelType w:val="multilevel"/>
    <w:tmpl w:val="5F0249A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4193297"/>
    <w:multiLevelType w:val="multilevel"/>
    <w:tmpl w:val="244E0C3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17"/>
  </w:num>
  <w:num w:numId="3">
    <w:abstractNumId w:val="20"/>
  </w:num>
  <w:num w:numId="4">
    <w:abstractNumId w:val="19"/>
  </w:num>
  <w:num w:numId="5">
    <w:abstractNumId w:val="18"/>
  </w:num>
  <w:num w:numId="6">
    <w:abstractNumId w:val="4"/>
  </w:num>
  <w:num w:numId="7">
    <w:abstractNumId w:val="8"/>
  </w:num>
  <w:num w:numId="8">
    <w:abstractNumId w:val="13"/>
  </w:num>
  <w:num w:numId="9">
    <w:abstractNumId w:val="10"/>
  </w:num>
  <w:num w:numId="10">
    <w:abstractNumId w:val="1"/>
  </w:num>
  <w:num w:numId="11">
    <w:abstractNumId w:val="15"/>
  </w:num>
  <w:num w:numId="12">
    <w:abstractNumId w:val="7"/>
  </w:num>
  <w:num w:numId="13">
    <w:abstractNumId w:val="0"/>
  </w:num>
  <w:num w:numId="14">
    <w:abstractNumId w:val="6"/>
  </w:num>
  <w:num w:numId="15">
    <w:abstractNumId w:val="11"/>
  </w:num>
  <w:num w:numId="16">
    <w:abstractNumId w:val="16"/>
  </w:num>
  <w:num w:numId="17">
    <w:abstractNumId w:val="12"/>
  </w:num>
  <w:num w:numId="18">
    <w:abstractNumId w:val="3"/>
  </w:num>
  <w:num w:numId="19">
    <w:abstractNumId w:val="5"/>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173"/>
    <w:rsid w:val="002B0173"/>
    <w:rsid w:val="00BB6B49"/>
    <w:rsid w:val="00EF1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2CFC3"/>
  <w15:docId w15:val="{3D336DBE-E744-4472-8B23-F4AD0F42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table" w:customStyle="1" w:styleId="Style14">
    <w:name w:val="_Style 14"/>
    <w:basedOn w:val="TableNormal1"/>
    <w:qFormat/>
    <w:pPr>
      <w:widowControl w:val="0"/>
      <w:jc w:val="both"/>
    </w:pPr>
    <w:tblPr>
      <w:tblCellMar>
        <w:left w:w="108" w:type="dxa"/>
        <w:right w:w="108"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
    <w:pPr>
      <w:widowControl w:val="0"/>
      <w:jc w:val="both"/>
    </w:pPr>
    <w:tblPr/>
  </w:style>
  <w:style w:type="table" w:customStyle="1" w:styleId="Style17">
    <w:name w:val="_Style 17"/>
    <w:basedOn w:val="TableNormal"/>
    <w:pPr>
      <w:widowControl w:val="0"/>
      <w:jc w:val="both"/>
    </w:pPr>
    <w:tblPr>
      <w:tblCellMar>
        <w:top w:w="100" w:type="dxa"/>
        <w:left w:w="100" w:type="dxa"/>
        <w:bottom w:w="100" w:type="dxa"/>
        <w:right w:w="100" w:type="dxa"/>
      </w:tblCellMar>
    </w:tblPr>
  </w:style>
  <w:style w:type="table" w:customStyle="1" w:styleId="Style18">
    <w:name w:val="_Style 18"/>
    <w:basedOn w:val="TableNormal"/>
    <w:pPr>
      <w:widowControl w:val="0"/>
      <w:jc w:val="both"/>
    </w:pPr>
    <w:tblPr>
      <w:tblCellMar>
        <w:top w:w="100" w:type="dxa"/>
        <w:left w:w="100" w:type="dxa"/>
        <w:bottom w:w="100" w:type="dxa"/>
        <w:right w:w="100" w:type="dxa"/>
      </w:tblCellMar>
    </w:tblPr>
  </w:style>
  <w:style w:type="table" w:customStyle="1" w:styleId="Style19">
    <w:name w:val="_Style 19"/>
    <w:basedOn w:val="TableNormal"/>
    <w:pPr>
      <w:widowControl w:val="0"/>
      <w:jc w:val="both"/>
    </w:pPr>
    <w:tblPr>
      <w:tblCellMar>
        <w:top w:w="100" w:type="dxa"/>
        <w:left w:w="100" w:type="dxa"/>
        <w:bottom w:w="100" w:type="dxa"/>
        <w:right w:w="100" w:type="dxa"/>
      </w:tblCellMar>
    </w:tblPr>
  </w:style>
  <w:style w:type="table" w:customStyle="1" w:styleId="Style20">
    <w:name w:val="_Style 20"/>
    <w:basedOn w:val="TableNormal"/>
    <w:pPr>
      <w:widowControl w:val="0"/>
      <w:jc w:val="both"/>
    </w:pPr>
    <w:tblPr>
      <w:tblCellMar>
        <w:top w:w="100" w:type="dxa"/>
        <w:left w:w="100" w:type="dxa"/>
        <w:bottom w:w="100" w:type="dxa"/>
        <w:right w:w="100" w:type="dxa"/>
      </w:tblCellMar>
    </w:tblPr>
  </w:style>
  <w:style w:type="table" w:customStyle="1" w:styleId="Style21">
    <w:name w:val="_Style 21"/>
    <w:basedOn w:val="TableNormal"/>
    <w:pPr>
      <w:widowControl w:val="0"/>
      <w:jc w:val="both"/>
    </w:pPr>
    <w:tblPr>
      <w:tblCellMar>
        <w:top w:w="100" w:type="dxa"/>
        <w:left w:w="100" w:type="dxa"/>
        <w:bottom w:w="100" w:type="dxa"/>
        <w:right w:w="100" w:type="dxa"/>
      </w:tblCellMar>
    </w:tblPr>
  </w:style>
  <w:style w:type="table" w:customStyle="1" w:styleId="Style22">
    <w:name w:val="_Style 22"/>
    <w:basedOn w:val="TableNormal"/>
    <w:pPr>
      <w:widowControl w:val="0"/>
      <w:jc w:val="both"/>
    </w:pPr>
    <w:tblPr>
      <w:tblCellMar>
        <w:top w:w="100" w:type="dxa"/>
        <w:left w:w="100" w:type="dxa"/>
        <w:bottom w:w="100" w:type="dxa"/>
        <w:right w:w="100" w:type="dxa"/>
      </w:tblCellMar>
    </w:tblPr>
  </w:style>
  <w:style w:type="table" w:customStyle="1" w:styleId="Style23">
    <w:name w:val="_Style 23"/>
    <w:basedOn w:val="TableNormal"/>
    <w:pPr>
      <w:widowControl w:val="0"/>
      <w:jc w:val="both"/>
    </w:pPr>
    <w:tblPr>
      <w:tblCellMar>
        <w:top w:w="100" w:type="dxa"/>
        <w:left w:w="100" w:type="dxa"/>
        <w:bottom w:w="100" w:type="dxa"/>
        <w:right w:w="100" w:type="dxa"/>
      </w:tblCellMar>
    </w:tblPr>
  </w:style>
  <w:style w:type="table" w:customStyle="1" w:styleId="Style24">
    <w:name w:val="_Style 24"/>
    <w:basedOn w:val="TableNormal"/>
    <w:pPr>
      <w:widowControl w:val="0"/>
      <w:jc w:val="both"/>
    </w:pPr>
    <w:tblPr>
      <w:tblCellMar>
        <w:top w:w="100" w:type="dxa"/>
        <w:left w:w="100" w:type="dxa"/>
        <w:bottom w:w="100" w:type="dxa"/>
        <w:right w:w="100" w:type="dxa"/>
      </w:tblCellMar>
    </w:tblPr>
  </w:style>
  <w:style w:type="table" w:customStyle="1" w:styleId="Style25">
    <w:name w:val="_Style 25"/>
    <w:basedOn w:val="TableNormal"/>
    <w:pPr>
      <w:widowControl w:val="0"/>
      <w:jc w:val="both"/>
    </w:pPr>
    <w:tblPr>
      <w:tblCellMar>
        <w:top w:w="100" w:type="dxa"/>
        <w:left w:w="100" w:type="dxa"/>
        <w:bottom w:w="100" w:type="dxa"/>
        <w:right w:w="100" w:type="dxa"/>
      </w:tblCellMar>
    </w:tblPr>
  </w:style>
  <w:style w:type="table" w:customStyle="1" w:styleId="Style26">
    <w:name w:val="_Style 26"/>
    <w:basedOn w:val="TableNormal"/>
    <w:pPr>
      <w:widowControl w:val="0"/>
      <w:jc w:val="both"/>
    </w:pPr>
    <w:tblPr>
      <w:tblCellMar>
        <w:top w:w="100" w:type="dxa"/>
        <w:left w:w="100" w:type="dxa"/>
        <w:bottom w:w="100" w:type="dxa"/>
        <w:right w:w="100" w:type="dxa"/>
      </w:tblCellMar>
    </w:tblPr>
  </w:style>
  <w:style w:type="table" w:customStyle="1" w:styleId="Style27">
    <w:name w:val="_Style 27"/>
    <w:basedOn w:val="TableNormal"/>
    <w:pPr>
      <w:widowControl w:val="0"/>
      <w:jc w:val="both"/>
    </w:pPr>
    <w:tblPr>
      <w:tblCellMar>
        <w:top w:w="100" w:type="dxa"/>
        <w:left w:w="100" w:type="dxa"/>
        <w:bottom w:w="100" w:type="dxa"/>
        <w:right w:w="100" w:type="dxa"/>
      </w:tblCellMar>
    </w:tblPr>
  </w:style>
  <w:style w:type="table" w:customStyle="1" w:styleId="Style28">
    <w:name w:val="_Style 28"/>
    <w:basedOn w:val="TableNormal"/>
    <w:pPr>
      <w:widowControl w:val="0"/>
      <w:jc w:val="both"/>
    </w:pPr>
    <w:tblPr>
      <w:tblCellMar>
        <w:top w:w="100" w:type="dxa"/>
        <w:left w:w="100" w:type="dxa"/>
        <w:bottom w:w="100" w:type="dxa"/>
        <w:right w:w="100" w:type="dxa"/>
      </w:tblCellMar>
    </w:tblPr>
  </w:style>
  <w:style w:type="table" w:customStyle="1" w:styleId="Style29">
    <w:name w:val="_Style 29"/>
    <w:basedOn w:val="TableNormal"/>
    <w:pPr>
      <w:widowControl w:val="0"/>
      <w:jc w:val="both"/>
    </w:pPr>
    <w:tblPr>
      <w:tblCellMar>
        <w:top w:w="100" w:type="dxa"/>
        <w:left w:w="100" w:type="dxa"/>
        <w:bottom w:w="100" w:type="dxa"/>
        <w:right w:w="100" w:type="dxa"/>
      </w:tblCellMar>
    </w:tblPr>
  </w:style>
  <w:style w:type="table" w:customStyle="1" w:styleId="Style30">
    <w:name w:val="_Style 30"/>
    <w:basedOn w:val="TableNormal"/>
    <w:pPr>
      <w:widowControl w:val="0"/>
      <w:jc w:val="both"/>
    </w:pPr>
    <w:tblPr>
      <w:tblCellMar>
        <w:top w:w="100" w:type="dxa"/>
        <w:left w:w="100" w:type="dxa"/>
        <w:bottom w:w="100" w:type="dxa"/>
        <w:right w:w="100" w:type="dxa"/>
      </w:tblCellMar>
    </w:tblPr>
  </w:style>
  <w:style w:type="table" w:customStyle="1" w:styleId="Style31">
    <w:name w:val="_Style 31"/>
    <w:basedOn w:val="TableNormal"/>
    <w:pPr>
      <w:widowControl w:val="0"/>
      <w:jc w:val="both"/>
    </w:pPr>
    <w:tblPr>
      <w:tblCellMar>
        <w:top w:w="100" w:type="dxa"/>
        <w:left w:w="100" w:type="dxa"/>
        <w:bottom w:w="100" w:type="dxa"/>
        <w:right w:w="100" w:type="dxa"/>
      </w:tblCellMar>
    </w:tblPr>
  </w:style>
  <w:style w:type="table" w:customStyle="1" w:styleId="Style32">
    <w:name w:val="_Style 32"/>
    <w:basedOn w:val="TableNormal"/>
    <w:pPr>
      <w:widowControl w:val="0"/>
      <w:jc w:val="both"/>
    </w:pPr>
    <w:tblPr>
      <w:tblCellMar>
        <w:top w:w="100" w:type="dxa"/>
        <w:left w:w="100" w:type="dxa"/>
        <w:bottom w:w="100" w:type="dxa"/>
        <w:right w:w="100" w:type="dxa"/>
      </w:tblCellMar>
    </w:tblPr>
  </w:style>
  <w:style w:type="table" w:customStyle="1" w:styleId="Style33">
    <w:name w:val="_Style 33"/>
    <w:basedOn w:val="TableNormal"/>
    <w:pPr>
      <w:widowControl w:val="0"/>
      <w:jc w:val="both"/>
    </w:pPr>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rPr>
      <w:rFonts w:eastAsiaTheme="minorHAnsi"/>
      <w:lang w:eastAsia="en-US"/>
    </w:rPr>
  </w:style>
  <w:style w:type="table" w:customStyle="1" w:styleId="a">
    <w:basedOn w:val="TableNormal"/>
    <w:pPr>
      <w:widowControl w:val="0"/>
      <w:jc w:val="both"/>
    </w:pPr>
    <w:tblPr>
      <w:tblStyleRowBandSize w:val="1"/>
      <w:tblStyleColBandSize w:val="1"/>
    </w:tblPr>
  </w:style>
  <w:style w:type="table" w:customStyle="1" w:styleId="a0">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1">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2">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3">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4">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5">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8">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9">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a">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b">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c">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d">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e">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f">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f0">
    <w:basedOn w:val="TableNormal"/>
    <w:pPr>
      <w:widowControl w:val="0"/>
      <w:jc w:val="both"/>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Sg/6y5nhYBOE+EtorEno/TwVVQ==">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110</Pages>
  <Words>5686</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dc:creator>
  <cp:lastModifiedBy>Văn Thiên</cp:lastModifiedBy>
  <cp:revision>2</cp:revision>
  <dcterms:created xsi:type="dcterms:W3CDTF">2020-09-20T15:48:00Z</dcterms:created>
  <dcterms:modified xsi:type="dcterms:W3CDTF">2020-12-16T12:05:00Z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